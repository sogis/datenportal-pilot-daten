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619FB" w14:textId="77777777" w:rsidR="00BF5CC2" w:rsidRDefault="00377176">
      <w:pPr>
        <w:pStyle w:val="Titel"/>
      </w:pPr>
      <w:r>
        <w:t>Abstimmungsresultate nach Gemeinde</w:t>
      </w:r>
    </w:p>
    <w:p w14:paraId="0D5F8356" w14:textId="77777777" w:rsidR="00BF5CC2" w:rsidRDefault="00377176">
      <w:pPr>
        <w:pStyle w:val="berschrift1"/>
      </w:pPr>
      <w:r>
        <w:t>Allgemeine Angaben</w:t>
      </w:r>
    </w:p>
    <w:tbl>
      <w:tblPr>
        <w:tblW w:w="9936" w:type="dxa"/>
        <w:jc w:val="center"/>
        <w:tblLayout w:type="fixed"/>
        <w:tblCellMar>
          <w:top w:w="60" w:type="dxa"/>
          <w:left w:w="100" w:type="dxa"/>
          <w:bottom w:w="60" w:type="dxa"/>
          <w:right w:w="100" w:type="dxa"/>
        </w:tblCellMar>
        <w:tblLook w:val="04A0" w:firstRow="1" w:lastRow="0" w:firstColumn="1" w:lastColumn="0" w:noHBand="0" w:noVBand="1"/>
      </w:tblPr>
      <w:tblGrid>
        <w:gridCol w:w="2231"/>
        <w:gridCol w:w="7705"/>
      </w:tblGrid>
      <w:tr w:rsidR="00BF5CC2" w14:paraId="70CD5032" w14:textId="77777777">
        <w:trPr>
          <w:cantSplit/>
          <w:tblHeader/>
          <w:jc w:val="center"/>
        </w:trPr>
        <w:tc>
          <w:tcPr>
            <w:tcW w:w="2231" w:type="dxa"/>
            <w:tcBorders>
              <w:top w:val="single" w:sz="4" w:space="0" w:color="D9D9D9"/>
              <w:left w:val="single" w:sz="4" w:space="0" w:color="D9D9D9"/>
              <w:bottom w:val="single" w:sz="4" w:space="0" w:color="D9D9D9"/>
              <w:right w:val="single" w:sz="4" w:space="0" w:color="D9D9D9"/>
            </w:tcBorders>
            <w:shd w:val="clear" w:color="auto" w:fill="EAEAEA"/>
            <w:vAlign w:val="center"/>
          </w:tcPr>
          <w:p w14:paraId="243E22DB" w14:textId="77777777" w:rsidR="00BF5CC2" w:rsidRDefault="00377176">
            <w:pPr>
              <w:spacing w:after="0" w:line="240" w:lineRule="auto"/>
            </w:pPr>
            <w:r>
              <w:rPr>
                <w:b/>
                <w:sz w:val="20"/>
              </w:rPr>
              <w:t>Angabe</w:t>
            </w:r>
          </w:p>
        </w:tc>
        <w:tc>
          <w:tcPr>
            <w:tcW w:w="7705" w:type="dxa"/>
            <w:tcBorders>
              <w:top w:val="single" w:sz="4" w:space="0" w:color="D9D9D9"/>
              <w:left w:val="single" w:sz="4" w:space="0" w:color="D9D9D9"/>
              <w:bottom w:val="single" w:sz="4" w:space="0" w:color="D9D9D9"/>
              <w:right w:val="single" w:sz="4" w:space="0" w:color="D9D9D9"/>
            </w:tcBorders>
            <w:shd w:val="clear" w:color="auto" w:fill="EAEAEA"/>
            <w:vAlign w:val="center"/>
          </w:tcPr>
          <w:p w14:paraId="7ECBF044" w14:textId="77777777" w:rsidR="00BF5CC2" w:rsidRDefault="00377176">
            <w:pPr>
              <w:spacing w:after="0" w:line="240" w:lineRule="auto"/>
            </w:pPr>
            <w:r>
              <w:rPr>
                <w:b/>
                <w:sz w:val="20"/>
              </w:rPr>
              <w:t>Inhalt</w:t>
            </w:r>
          </w:p>
        </w:tc>
      </w:tr>
      <w:tr w:rsidR="00BF5CC2" w14:paraId="5DA662C9" w14:textId="77777777">
        <w:trPr>
          <w:cantSplit/>
          <w:jc w:val="center"/>
        </w:trPr>
        <w:tc>
          <w:tcPr>
            <w:tcW w:w="2231" w:type="dxa"/>
            <w:tcBorders>
              <w:top w:val="single" w:sz="4" w:space="0" w:color="D9D9D9"/>
              <w:left w:val="single" w:sz="4" w:space="0" w:color="D9D9D9"/>
              <w:bottom w:val="single" w:sz="4" w:space="0" w:color="D9D9D9"/>
              <w:right w:val="single" w:sz="4" w:space="0" w:color="D9D9D9"/>
            </w:tcBorders>
            <w:vAlign w:val="center"/>
          </w:tcPr>
          <w:p w14:paraId="0F8A72CC" w14:textId="77777777" w:rsidR="00BF5CC2" w:rsidRDefault="00377176">
            <w:pPr>
              <w:spacing w:after="0" w:line="240" w:lineRule="auto"/>
            </w:pPr>
            <w:r>
              <w:rPr>
                <w:sz w:val="20"/>
              </w:rPr>
              <w:t>Datensatzkennung</w:t>
            </w:r>
          </w:p>
        </w:tc>
        <w:tc>
          <w:tcPr>
            <w:tcW w:w="7705" w:type="dxa"/>
            <w:tcBorders>
              <w:top w:val="single" w:sz="4" w:space="0" w:color="D9D9D9"/>
              <w:left w:val="single" w:sz="4" w:space="0" w:color="D9D9D9"/>
              <w:bottom w:val="single" w:sz="4" w:space="0" w:color="D9D9D9"/>
              <w:right w:val="single" w:sz="4" w:space="0" w:color="D9D9D9"/>
            </w:tcBorders>
            <w:vAlign w:val="center"/>
          </w:tcPr>
          <w:p w14:paraId="4D62AD7D" w14:textId="77777777" w:rsidR="00BF5CC2" w:rsidRDefault="00377176">
            <w:pPr>
              <w:spacing w:after="0" w:line="240" w:lineRule="auto"/>
            </w:pPr>
            <w:r>
              <w:rPr>
                <w:sz w:val="20"/>
              </w:rPr>
              <w:t>ch.so.abstimmungsresultate</w:t>
            </w:r>
          </w:p>
        </w:tc>
      </w:tr>
      <w:tr w:rsidR="00BF5CC2" w14:paraId="16B373D4" w14:textId="77777777">
        <w:trPr>
          <w:cantSplit/>
          <w:jc w:val="center"/>
        </w:trPr>
        <w:tc>
          <w:tcPr>
            <w:tcW w:w="2231" w:type="dxa"/>
            <w:tcBorders>
              <w:top w:val="single" w:sz="4" w:space="0" w:color="D9D9D9"/>
              <w:left w:val="single" w:sz="4" w:space="0" w:color="D9D9D9"/>
              <w:bottom w:val="single" w:sz="4" w:space="0" w:color="D9D9D9"/>
              <w:right w:val="single" w:sz="4" w:space="0" w:color="D9D9D9"/>
            </w:tcBorders>
            <w:vAlign w:val="center"/>
          </w:tcPr>
          <w:p w14:paraId="532892B5" w14:textId="77777777" w:rsidR="00BF5CC2" w:rsidRDefault="00377176">
            <w:pPr>
              <w:spacing w:after="0" w:line="240" w:lineRule="auto"/>
            </w:pPr>
            <w:r>
              <w:rPr>
                <w:sz w:val="20"/>
              </w:rPr>
              <w:t>Datenherausgeber</w:t>
            </w:r>
          </w:p>
        </w:tc>
        <w:tc>
          <w:tcPr>
            <w:tcW w:w="7705" w:type="dxa"/>
            <w:tcBorders>
              <w:top w:val="single" w:sz="4" w:space="0" w:color="D9D9D9"/>
              <w:left w:val="single" w:sz="4" w:space="0" w:color="D9D9D9"/>
              <w:bottom w:val="single" w:sz="4" w:space="0" w:color="D9D9D9"/>
              <w:right w:val="single" w:sz="4" w:space="0" w:color="D9D9D9"/>
            </w:tcBorders>
            <w:vAlign w:val="center"/>
          </w:tcPr>
          <w:p w14:paraId="569113DA" w14:textId="77777777" w:rsidR="00BF5CC2" w:rsidRDefault="00377176">
            <w:pPr>
              <w:spacing w:after="0" w:line="240" w:lineRule="auto"/>
            </w:pPr>
            <w:r>
              <w:rPr>
                <w:sz w:val="20"/>
              </w:rPr>
              <w:t>Staatskanzlei (ch.so.sk)</w:t>
            </w:r>
          </w:p>
        </w:tc>
      </w:tr>
      <w:tr w:rsidR="00BF5CC2" w14:paraId="4280F4F0" w14:textId="77777777">
        <w:trPr>
          <w:cantSplit/>
          <w:jc w:val="center"/>
        </w:trPr>
        <w:tc>
          <w:tcPr>
            <w:tcW w:w="2231" w:type="dxa"/>
            <w:tcBorders>
              <w:top w:val="single" w:sz="4" w:space="0" w:color="D9D9D9"/>
              <w:left w:val="single" w:sz="4" w:space="0" w:color="D9D9D9"/>
              <w:bottom w:val="single" w:sz="4" w:space="0" w:color="D9D9D9"/>
              <w:right w:val="single" w:sz="4" w:space="0" w:color="D9D9D9"/>
            </w:tcBorders>
            <w:vAlign w:val="center"/>
          </w:tcPr>
          <w:p w14:paraId="7D6F597D" w14:textId="77777777" w:rsidR="00BF5CC2" w:rsidRDefault="00377176">
            <w:pPr>
              <w:spacing w:after="0" w:line="240" w:lineRule="auto"/>
            </w:pPr>
            <w:r>
              <w:rPr>
                <w:sz w:val="20"/>
              </w:rPr>
              <w:t>Kontakt</w:t>
            </w:r>
          </w:p>
        </w:tc>
        <w:tc>
          <w:tcPr>
            <w:tcW w:w="7705" w:type="dxa"/>
            <w:tcBorders>
              <w:top w:val="single" w:sz="4" w:space="0" w:color="D9D9D9"/>
              <w:left w:val="single" w:sz="4" w:space="0" w:color="D9D9D9"/>
              <w:bottom w:val="single" w:sz="4" w:space="0" w:color="D9D9D9"/>
              <w:right w:val="single" w:sz="4" w:space="0" w:color="D9D9D9"/>
            </w:tcBorders>
            <w:vAlign w:val="center"/>
          </w:tcPr>
          <w:p w14:paraId="33C90992" w14:textId="74157C5F" w:rsidR="00BF5CC2" w:rsidRDefault="00377176">
            <w:pPr>
              <w:spacing w:after="0" w:line="240" w:lineRule="auto"/>
            </w:pPr>
            <w:del w:id="0" w:author="von Roll Pascale" w:date="2026-10-02T08:26:00Z" w16du:dateUtc="2026-10-02T06:26:00Z">
              <w:r w:rsidDel="001328AA">
                <w:rPr>
                  <w:sz w:val="20"/>
                </w:rPr>
                <w:delText>kanzlei@sk.so.ch</w:delText>
              </w:r>
            </w:del>
            <w:ins w:id="1" w:author="von Roll Pascale" w:date="2026-10-02T08:26:00Z" w16du:dateUtc="2026-10-02T06:26:00Z">
              <w:r w:rsidR="001328AA">
                <w:rPr>
                  <w:sz w:val="20"/>
                </w:rPr>
                <w:t xml:space="preserve"> </w:t>
              </w:r>
              <w:r w:rsidR="001328AA">
                <w:rPr>
                  <w:sz w:val="20"/>
                </w:rPr>
                <w:fldChar w:fldCharType="begin"/>
              </w:r>
              <w:r w:rsidR="001328AA">
                <w:rPr>
                  <w:sz w:val="20"/>
                </w:rPr>
                <w:instrText>HYPERLINK "mailto:pascale.vonroll@sk.so.ch"</w:instrText>
              </w:r>
              <w:r w:rsidR="001328AA">
                <w:rPr>
                  <w:sz w:val="20"/>
                </w:rPr>
                <w:fldChar w:fldCharType="separate"/>
              </w:r>
              <w:r w:rsidR="001328AA" w:rsidRPr="006634A1">
                <w:rPr>
                  <w:rStyle w:val="Hyperlink"/>
                  <w:sz w:val="20"/>
                </w:rPr>
                <w:t>pascale.vonroll@sk.so.ch</w:t>
              </w:r>
              <w:r w:rsidR="001328AA">
                <w:rPr>
                  <w:sz w:val="20"/>
                </w:rPr>
                <w:fldChar w:fldCharType="end"/>
              </w:r>
              <w:r w:rsidR="001328AA">
                <w:rPr>
                  <w:sz w:val="20"/>
                </w:rPr>
                <w:t xml:space="preserve"> oder </w:t>
              </w:r>
              <w:r w:rsidR="001328AA" w:rsidRPr="001328AA">
                <w:rPr>
                  <w:sz w:val="20"/>
                </w:rPr>
                <w:t>vework@sk.so.ch</w:t>
              </w:r>
            </w:ins>
          </w:p>
        </w:tc>
      </w:tr>
      <w:tr w:rsidR="00BF5CC2" w14:paraId="7B874563" w14:textId="77777777">
        <w:trPr>
          <w:cantSplit/>
          <w:jc w:val="center"/>
        </w:trPr>
        <w:tc>
          <w:tcPr>
            <w:tcW w:w="2231" w:type="dxa"/>
            <w:tcBorders>
              <w:top w:val="single" w:sz="4" w:space="0" w:color="D9D9D9"/>
              <w:left w:val="single" w:sz="4" w:space="0" w:color="D9D9D9"/>
              <w:bottom w:val="single" w:sz="4" w:space="0" w:color="D9D9D9"/>
              <w:right w:val="single" w:sz="4" w:space="0" w:color="D9D9D9"/>
            </w:tcBorders>
            <w:vAlign w:val="center"/>
          </w:tcPr>
          <w:p w14:paraId="68417F4A" w14:textId="77777777" w:rsidR="00BF5CC2" w:rsidRDefault="00377176">
            <w:pPr>
              <w:spacing w:after="0" w:line="240" w:lineRule="auto"/>
            </w:pPr>
            <w:r>
              <w:rPr>
                <w:sz w:val="20"/>
              </w:rPr>
              <w:t>Website</w:t>
            </w:r>
          </w:p>
        </w:tc>
        <w:tc>
          <w:tcPr>
            <w:tcW w:w="7705" w:type="dxa"/>
            <w:tcBorders>
              <w:top w:val="single" w:sz="4" w:space="0" w:color="D9D9D9"/>
              <w:left w:val="single" w:sz="4" w:space="0" w:color="D9D9D9"/>
              <w:bottom w:val="single" w:sz="4" w:space="0" w:color="D9D9D9"/>
              <w:right w:val="single" w:sz="4" w:space="0" w:color="D9D9D9"/>
            </w:tcBorders>
            <w:vAlign w:val="center"/>
          </w:tcPr>
          <w:p w14:paraId="33BD2D80" w14:textId="6E40DD9A" w:rsidR="00BF5CC2" w:rsidRDefault="00377176">
            <w:pPr>
              <w:spacing w:after="0" w:line="240" w:lineRule="auto"/>
            </w:pPr>
            <w:r>
              <w:rPr>
                <w:sz w:val="20"/>
              </w:rPr>
              <w:t>https://so.ch/verwaltung/staatskanzlei/</w:t>
            </w:r>
            <w:ins w:id="2" w:author="von Roll Pascale" w:date="2026-10-02T08:27:00Z" w16du:dateUtc="2026-10-02T06:27:00Z">
              <w:r w:rsidR="001328AA" w:rsidRPr="001328AA">
                <w:rPr>
                  <w:sz w:val="20"/>
                </w:rPr>
                <w:t>politische-rechte/</w:t>
              </w:r>
            </w:ins>
          </w:p>
        </w:tc>
      </w:tr>
      <w:tr w:rsidR="00BF5CC2" w14:paraId="04651E8B" w14:textId="77777777">
        <w:trPr>
          <w:cantSplit/>
          <w:jc w:val="center"/>
        </w:trPr>
        <w:tc>
          <w:tcPr>
            <w:tcW w:w="2231" w:type="dxa"/>
            <w:tcBorders>
              <w:top w:val="single" w:sz="4" w:space="0" w:color="D9D9D9"/>
              <w:left w:val="single" w:sz="4" w:space="0" w:color="D9D9D9"/>
              <w:bottom w:val="single" w:sz="4" w:space="0" w:color="D9D9D9"/>
              <w:right w:val="single" w:sz="4" w:space="0" w:color="D9D9D9"/>
            </w:tcBorders>
            <w:vAlign w:val="center"/>
          </w:tcPr>
          <w:p w14:paraId="0F7DE885" w14:textId="77777777" w:rsidR="00BF5CC2" w:rsidRDefault="00377176">
            <w:pPr>
              <w:spacing w:after="0" w:line="240" w:lineRule="auto"/>
            </w:pPr>
            <w:r>
              <w:rPr>
                <w:sz w:val="20"/>
              </w:rPr>
              <w:t>Thema</w:t>
            </w:r>
          </w:p>
        </w:tc>
        <w:tc>
          <w:tcPr>
            <w:tcW w:w="7705" w:type="dxa"/>
            <w:tcBorders>
              <w:top w:val="single" w:sz="4" w:space="0" w:color="D9D9D9"/>
              <w:left w:val="single" w:sz="4" w:space="0" w:color="D9D9D9"/>
              <w:bottom w:val="single" w:sz="4" w:space="0" w:color="D9D9D9"/>
              <w:right w:val="single" w:sz="4" w:space="0" w:color="D9D9D9"/>
            </w:tcBorders>
            <w:vAlign w:val="center"/>
          </w:tcPr>
          <w:p w14:paraId="6C4DEC0A" w14:textId="77777777" w:rsidR="00BF5CC2" w:rsidRDefault="00377176">
            <w:pPr>
              <w:spacing w:after="0" w:line="240" w:lineRule="auto"/>
            </w:pPr>
            <w:r>
              <w:rPr>
                <w:sz w:val="20"/>
              </w:rPr>
              <w:t>Politik</w:t>
            </w:r>
          </w:p>
        </w:tc>
      </w:tr>
      <w:tr w:rsidR="00BF5CC2" w14:paraId="52BA177F" w14:textId="77777777">
        <w:trPr>
          <w:cantSplit/>
          <w:jc w:val="center"/>
        </w:trPr>
        <w:tc>
          <w:tcPr>
            <w:tcW w:w="2231" w:type="dxa"/>
            <w:tcBorders>
              <w:top w:val="single" w:sz="4" w:space="0" w:color="D9D9D9"/>
              <w:left w:val="single" w:sz="4" w:space="0" w:color="D9D9D9"/>
              <w:bottom w:val="single" w:sz="4" w:space="0" w:color="D9D9D9"/>
              <w:right w:val="single" w:sz="4" w:space="0" w:color="D9D9D9"/>
            </w:tcBorders>
            <w:vAlign w:val="center"/>
          </w:tcPr>
          <w:p w14:paraId="365164FB" w14:textId="77777777" w:rsidR="00BF5CC2" w:rsidRDefault="00377176">
            <w:pPr>
              <w:spacing w:after="0" w:line="240" w:lineRule="auto"/>
            </w:pPr>
            <w:r>
              <w:rPr>
                <w:sz w:val="20"/>
              </w:rPr>
              <w:t>Schlagwörter</w:t>
            </w:r>
          </w:p>
        </w:tc>
        <w:tc>
          <w:tcPr>
            <w:tcW w:w="7705" w:type="dxa"/>
            <w:tcBorders>
              <w:top w:val="single" w:sz="4" w:space="0" w:color="D9D9D9"/>
              <w:left w:val="single" w:sz="4" w:space="0" w:color="D9D9D9"/>
              <w:bottom w:val="single" w:sz="4" w:space="0" w:color="D9D9D9"/>
              <w:right w:val="single" w:sz="4" w:space="0" w:color="D9D9D9"/>
            </w:tcBorders>
            <w:vAlign w:val="center"/>
          </w:tcPr>
          <w:p w14:paraId="6B9BCAA5" w14:textId="2AB8A183" w:rsidR="00BF5CC2" w:rsidRDefault="00377176">
            <w:pPr>
              <w:spacing w:after="0" w:line="240" w:lineRule="auto"/>
            </w:pPr>
            <w:r>
              <w:rPr>
                <w:sz w:val="20"/>
              </w:rPr>
              <w:t>Abstimmungen, Abstimmungsresultate, Volksabstimmungen, Gemeinden, Kanton Solothurn, Stimmbeteiligung, Stimmberechtigte, Hauptvorlage, Gegenvorschlag, Stichfrage, eCH-0252</w:t>
            </w:r>
            <w:ins w:id="3" w:author="von Roll Pascale" w:date="2026-10-02T08:27:00Z" w16du:dateUtc="2026-10-02T06:27:00Z">
              <w:r w:rsidR="001328AA">
                <w:rPr>
                  <w:sz w:val="20"/>
                </w:rPr>
                <w:t>, Politische Rechte</w:t>
              </w:r>
            </w:ins>
          </w:p>
        </w:tc>
      </w:tr>
      <w:tr w:rsidR="00BF5CC2" w14:paraId="6A16ADA4" w14:textId="77777777">
        <w:trPr>
          <w:cantSplit/>
          <w:jc w:val="center"/>
        </w:trPr>
        <w:tc>
          <w:tcPr>
            <w:tcW w:w="2231" w:type="dxa"/>
            <w:tcBorders>
              <w:top w:val="single" w:sz="4" w:space="0" w:color="D9D9D9"/>
              <w:left w:val="single" w:sz="4" w:space="0" w:color="D9D9D9"/>
              <w:bottom w:val="single" w:sz="4" w:space="0" w:color="D9D9D9"/>
              <w:right w:val="single" w:sz="4" w:space="0" w:color="D9D9D9"/>
            </w:tcBorders>
            <w:vAlign w:val="center"/>
          </w:tcPr>
          <w:p w14:paraId="48245135" w14:textId="77777777" w:rsidR="00BF5CC2" w:rsidRDefault="00377176">
            <w:pPr>
              <w:spacing w:after="0" w:line="240" w:lineRule="auto"/>
            </w:pPr>
            <w:r>
              <w:rPr>
                <w:sz w:val="20"/>
              </w:rPr>
              <w:t>Zugang</w:t>
            </w:r>
          </w:p>
        </w:tc>
        <w:tc>
          <w:tcPr>
            <w:tcW w:w="7705" w:type="dxa"/>
            <w:tcBorders>
              <w:top w:val="single" w:sz="4" w:space="0" w:color="D9D9D9"/>
              <w:left w:val="single" w:sz="4" w:space="0" w:color="D9D9D9"/>
              <w:bottom w:val="single" w:sz="4" w:space="0" w:color="D9D9D9"/>
              <w:right w:val="single" w:sz="4" w:space="0" w:color="D9D9D9"/>
            </w:tcBorders>
            <w:vAlign w:val="center"/>
          </w:tcPr>
          <w:p w14:paraId="344C3193" w14:textId="77777777" w:rsidR="00BF5CC2" w:rsidRDefault="00377176">
            <w:pPr>
              <w:spacing w:after="0" w:line="240" w:lineRule="auto"/>
            </w:pPr>
            <w:r>
              <w:rPr>
                <w:sz w:val="20"/>
              </w:rPr>
              <w:t>Öffentlich zugänglich (open)</w:t>
            </w:r>
          </w:p>
        </w:tc>
      </w:tr>
      <w:tr w:rsidR="00BF5CC2" w14:paraId="0B769132" w14:textId="77777777">
        <w:trPr>
          <w:cantSplit/>
          <w:jc w:val="center"/>
        </w:trPr>
        <w:tc>
          <w:tcPr>
            <w:tcW w:w="2231" w:type="dxa"/>
            <w:tcBorders>
              <w:top w:val="single" w:sz="4" w:space="0" w:color="D9D9D9"/>
              <w:left w:val="single" w:sz="4" w:space="0" w:color="D9D9D9"/>
              <w:bottom w:val="single" w:sz="4" w:space="0" w:color="D9D9D9"/>
              <w:right w:val="single" w:sz="4" w:space="0" w:color="D9D9D9"/>
            </w:tcBorders>
            <w:vAlign w:val="center"/>
          </w:tcPr>
          <w:p w14:paraId="0310533C" w14:textId="77777777" w:rsidR="00BF5CC2" w:rsidRDefault="00377176">
            <w:pPr>
              <w:spacing w:after="0" w:line="240" w:lineRule="auto"/>
            </w:pPr>
            <w:r>
              <w:rPr>
                <w:sz w:val="20"/>
              </w:rPr>
              <w:t>Publikationsstatus</w:t>
            </w:r>
          </w:p>
        </w:tc>
        <w:tc>
          <w:tcPr>
            <w:tcW w:w="7705" w:type="dxa"/>
            <w:tcBorders>
              <w:top w:val="single" w:sz="4" w:space="0" w:color="D9D9D9"/>
              <w:left w:val="single" w:sz="4" w:space="0" w:color="D9D9D9"/>
              <w:bottom w:val="single" w:sz="4" w:space="0" w:color="D9D9D9"/>
              <w:right w:val="single" w:sz="4" w:space="0" w:color="D9D9D9"/>
            </w:tcBorders>
            <w:vAlign w:val="center"/>
          </w:tcPr>
          <w:p w14:paraId="2455D26E" w14:textId="77777777" w:rsidR="00BF5CC2" w:rsidRDefault="00377176">
            <w:pPr>
              <w:spacing w:after="0" w:line="240" w:lineRule="auto"/>
            </w:pPr>
            <w:r>
              <w:rPr>
                <w:sz w:val="20"/>
              </w:rPr>
              <w:t>Veröffentlicht (published)</w:t>
            </w:r>
          </w:p>
        </w:tc>
      </w:tr>
      <w:tr w:rsidR="00BF5CC2" w14:paraId="499D677F" w14:textId="77777777">
        <w:trPr>
          <w:cantSplit/>
          <w:jc w:val="center"/>
        </w:trPr>
        <w:tc>
          <w:tcPr>
            <w:tcW w:w="2231" w:type="dxa"/>
            <w:tcBorders>
              <w:top w:val="single" w:sz="4" w:space="0" w:color="D9D9D9"/>
              <w:left w:val="single" w:sz="4" w:space="0" w:color="D9D9D9"/>
              <w:bottom w:val="single" w:sz="4" w:space="0" w:color="D9D9D9"/>
              <w:right w:val="single" w:sz="4" w:space="0" w:color="D9D9D9"/>
            </w:tcBorders>
            <w:vAlign w:val="center"/>
          </w:tcPr>
          <w:p w14:paraId="5EACDD5D" w14:textId="77777777" w:rsidR="00BF5CC2" w:rsidRDefault="00377176">
            <w:pPr>
              <w:spacing w:after="0" w:line="240" w:lineRule="auto"/>
            </w:pPr>
            <w:r>
              <w:rPr>
                <w:sz w:val="20"/>
              </w:rPr>
              <w:t>Aktualisierung</w:t>
            </w:r>
          </w:p>
        </w:tc>
        <w:tc>
          <w:tcPr>
            <w:tcW w:w="7705" w:type="dxa"/>
            <w:tcBorders>
              <w:top w:val="single" w:sz="4" w:space="0" w:color="D9D9D9"/>
              <w:left w:val="single" w:sz="4" w:space="0" w:color="D9D9D9"/>
              <w:bottom w:val="single" w:sz="4" w:space="0" w:color="D9D9D9"/>
              <w:right w:val="single" w:sz="4" w:space="0" w:color="D9D9D9"/>
            </w:tcBorders>
            <w:vAlign w:val="center"/>
          </w:tcPr>
          <w:p w14:paraId="28B52D73" w14:textId="77777777" w:rsidR="00BF5CC2" w:rsidRDefault="00377176">
            <w:pPr>
              <w:spacing w:after="0" w:line="240" w:lineRule="auto"/>
            </w:pPr>
            <w:r>
              <w:rPr>
                <w:sz w:val="20"/>
              </w:rPr>
              <w:t>Nach Bedarf (asNeeded)</w:t>
            </w:r>
          </w:p>
        </w:tc>
      </w:tr>
      <w:tr w:rsidR="00BF5CC2" w14:paraId="1F94116D" w14:textId="77777777">
        <w:trPr>
          <w:cantSplit/>
          <w:jc w:val="center"/>
        </w:trPr>
        <w:tc>
          <w:tcPr>
            <w:tcW w:w="2231" w:type="dxa"/>
            <w:tcBorders>
              <w:top w:val="single" w:sz="4" w:space="0" w:color="D9D9D9"/>
              <w:left w:val="single" w:sz="4" w:space="0" w:color="D9D9D9"/>
              <w:bottom w:val="single" w:sz="4" w:space="0" w:color="D9D9D9"/>
              <w:right w:val="single" w:sz="4" w:space="0" w:color="D9D9D9"/>
            </w:tcBorders>
            <w:vAlign w:val="center"/>
          </w:tcPr>
          <w:p w14:paraId="3698615B" w14:textId="77777777" w:rsidR="00BF5CC2" w:rsidRDefault="00377176">
            <w:pPr>
              <w:spacing w:after="0" w:line="240" w:lineRule="auto"/>
            </w:pPr>
            <w:r>
              <w:rPr>
                <w:sz w:val="20"/>
              </w:rPr>
              <w:t>Letzte Änderung</w:t>
            </w:r>
          </w:p>
        </w:tc>
        <w:tc>
          <w:tcPr>
            <w:tcW w:w="7705" w:type="dxa"/>
            <w:tcBorders>
              <w:top w:val="single" w:sz="4" w:space="0" w:color="D9D9D9"/>
              <w:left w:val="single" w:sz="4" w:space="0" w:color="D9D9D9"/>
              <w:bottom w:val="single" w:sz="4" w:space="0" w:color="D9D9D9"/>
              <w:right w:val="single" w:sz="4" w:space="0" w:color="D9D9D9"/>
            </w:tcBorders>
            <w:vAlign w:val="center"/>
          </w:tcPr>
          <w:p w14:paraId="0EDBC152" w14:textId="77777777" w:rsidR="00BF5CC2" w:rsidRDefault="00377176">
            <w:pPr>
              <w:spacing w:after="0" w:line="240" w:lineRule="auto"/>
            </w:pPr>
            <w:r>
              <w:rPr>
                <w:sz w:val="20"/>
              </w:rPr>
              <w:t>30.09.2026</w:t>
            </w:r>
          </w:p>
        </w:tc>
      </w:tr>
    </w:tbl>
    <w:p w14:paraId="0E6D43A4" w14:textId="77777777" w:rsidR="00BF5CC2" w:rsidRDefault="00377176">
      <w:pPr>
        <w:pStyle w:val="berschrift1"/>
      </w:pPr>
      <w:r>
        <w:t>Beschreibung des Datensatzes</w:t>
      </w:r>
    </w:p>
    <w:p w14:paraId="10C8912B" w14:textId="77777777" w:rsidR="00BF5CC2" w:rsidRDefault="00377176">
      <w:r>
        <w:t xml:space="preserve">Resultate eidgenössischer und kantonaler Abstimmungen in den Gemeinden des Kantons Solothurn. Resultate kommunaler Abstimmungsvorlagen sind ausgeschlossen. Eine Zeile beschreibt eine Geschäftskomponente in einer Gemeinde an einem Abstimmungstag. Hauptvorlage, Gegenvorschlag und Stichfrage werden als separate, verknüpfbare Komponenten geführt. Enthalten sind Geschäftsangaben, Stimmberechtigte, Stimmrechtsausweise, </w:t>
      </w:r>
      <w:commentRangeStart w:id="4"/>
      <w:r>
        <w:t>Auszählstatus, Zeitstempel,</w:t>
      </w:r>
      <w:commentRangeEnd w:id="4"/>
      <w:r w:rsidR="001328AA">
        <w:rPr>
          <w:rStyle w:val="Kommentarzeichen"/>
          <w:sz w:val="22"/>
          <w:szCs w:val="22"/>
        </w:rPr>
        <w:commentReference w:id="4"/>
      </w:r>
      <w:r>
        <w:t xml:space="preserve"> Stimmbeteiligung sowie Stimmzettel- und Stimmenzahlen. Der Datensatz wird mit weiteren Lieferungen fortgeführt. Fehlende oder für den Geschäftstyp unzutreffende Werte bleiben leer und sind nicht mit dem Zahlenwert 0 gleichzusetzen. </w:t>
      </w:r>
    </w:p>
    <w:p w14:paraId="7975E700" w14:textId="77777777" w:rsidR="00BF5CC2" w:rsidRDefault="00377176">
      <w:pPr>
        <w:pStyle w:val="berschrift1"/>
      </w:pPr>
      <w:r>
        <w:t>Aufbereitung und Erhebungsmethode</w:t>
      </w:r>
    </w:p>
    <w:p w14:paraId="3B2BD6AC" w14:textId="77777777" w:rsidR="00BF5CC2" w:rsidRDefault="00377176">
      <w:r>
        <w:t>Aufbereitung der gelieferten Abstimmungsresultate aus eCH-0252 Version 1 (voteBaseDelivery) durch die Hop-Pipeline. Berücksichtigt werden ausschliesslich Geschäfte mit dem Einflussbereichstyp CH (Bund) oder CT (Kanton); kommunale Geschäfte mit dem Einflussbereichstyp MU sind ausgeschlossen. Die Resultate dieser eidgenössischen und kantonalen Geschäfte werden weiterhin je Gemeinde-Auszählkreis (MU) mit den Geschäftsangaben verbunden und als flache CSV exportiert. Die Auswahl betrifft die Ebene des Geschäfts,</w:t>
      </w:r>
      <w:r>
        <w:t xml:space="preserve"> nicht den Typ des Auszählkreises. Die Pipeline prüft Struktur, Schlüssel, Hauptgeschäft-Verweise und Stimmensummen. Deutsche Titel und gelieferte Einzelklassifikationen der Stimmberechtigten werden übernommen; Kreuzklassifikationen werden nicht aufsummiert. Bei Stichfragen werden die beiden Stimmenzahlen als Präferenz für Hauptvorlage beziehungsweise Gegenvorschlag ausgegeben. Fehlende optionale Werte bleiben leer. Die Ausgabe erfolgt je Abstimmungstag in UTF-8 ohne BOM mit Semikolon, Kopfzeile und Dezimal</w:t>
      </w:r>
      <w:r>
        <w:t>punkt. Die Pflichtangabe pro Attribut bezeichnet eine Belegung in jeder Resultatzeile; bei nur bedingt belegten Stimmenfeldern ist sie false und die Bedingung steht in der Attributbeschreibung.</w:t>
      </w:r>
    </w:p>
    <w:p w14:paraId="1BD75F13" w14:textId="77777777" w:rsidR="00BF5CC2" w:rsidRDefault="00377176">
      <w:pPr>
        <w:pStyle w:val="berschrift1"/>
      </w:pPr>
      <w:r>
        <w:lastRenderedPageBreak/>
        <w:t>Attribute</w:t>
      </w:r>
    </w:p>
    <w:p w14:paraId="30672688" w14:textId="77777777" w:rsidR="00BF5CC2" w:rsidRDefault="00377176">
      <w:r>
        <w:t>Pflichtfeld «Ja» bedeutet, dass das Feld in jeder Resultatzeile belegt ist. Bei «Nein» kann es leer bleiben oder nur unter den in der Beschreibung genannten Bedingungen erforderlich sein.</w:t>
      </w:r>
    </w:p>
    <w:p w14:paraId="003E05F4" w14:textId="77777777" w:rsidR="00BF5CC2" w:rsidRDefault="00377176">
      <w:r>
        <w:t>Datentypen: Text (TEXT), Datum (DATE), Datum und Uhrzeit (DATETIME), ganze Zahl (INTEGER), Dezimalzahl (DECIMAL) und Wahrheitswert (BOOLEAN).</w:t>
      </w:r>
    </w:p>
    <w:p w14:paraId="66770D3F" w14:textId="77777777" w:rsidR="00BF5CC2" w:rsidRDefault="00377176">
      <w:pPr>
        <w:pStyle w:val="berschrift2"/>
      </w:pPr>
      <w:r>
        <w:t>abstimmungstag</w:t>
      </w:r>
    </w:p>
    <w:p w14:paraId="00441F28" w14:textId="77777777" w:rsidR="00BF5CC2" w:rsidRDefault="00377176">
      <w:pPr>
        <w:keepNext/>
        <w:spacing w:after="60"/>
      </w:pPr>
      <w:r>
        <w:rPr>
          <w:b/>
          <w:sz w:val="20"/>
        </w:rPr>
        <w:t xml:space="preserve">Datentyp: </w:t>
      </w:r>
      <w:r>
        <w:rPr>
          <w:sz w:val="20"/>
        </w:rPr>
        <w:t>Datum (DATE)</w:t>
      </w:r>
      <w:r>
        <w:rPr>
          <w:b/>
          <w:sz w:val="20"/>
        </w:rPr>
        <w:t xml:space="preserve">   |   Pflichtfeld: </w:t>
      </w:r>
      <w:r>
        <w:rPr>
          <w:sz w:val="20"/>
        </w:rPr>
        <w:t>Ja</w:t>
      </w:r>
    </w:p>
    <w:p w14:paraId="506BE74B" w14:textId="77777777" w:rsidR="00BF5CC2" w:rsidRDefault="00377176">
      <w:pPr>
        <w:keepLines/>
      </w:pPr>
      <w:r>
        <w:t>Datum der Abstimmung im Format YYYY-MM-DD. Zusammen mit geschaeft_id und gemeinde_bfs_nr identifiziert es eine Resultatzeile.</w:t>
      </w:r>
    </w:p>
    <w:p w14:paraId="56951711" w14:textId="77777777" w:rsidR="00BF5CC2" w:rsidRDefault="00377176">
      <w:pPr>
        <w:pStyle w:val="berschrift2"/>
      </w:pPr>
      <w:r>
        <w:t>geschaeft_id</w:t>
      </w:r>
    </w:p>
    <w:p w14:paraId="30A2C1D7" w14:textId="77777777" w:rsidR="00BF5CC2" w:rsidRDefault="00377176">
      <w:pPr>
        <w:keepNext/>
        <w:spacing w:after="60"/>
      </w:pPr>
      <w:r>
        <w:rPr>
          <w:b/>
          <w:sz w:val="20"/>
        </w:rPr>
        <w:t xml:space="preserve">Datentyp: </w:t>
      </w:r>
      <w:r>
        <w:rPr>
          <w:sz w:val="20"/>
        </w:rPr>
        <w:t>Text (TEXT)</w:t>
      </w:r>
      <w:r>
        <w:rPr>
          <w:b/>
          <w:sz w:val="20"/>
        </w:rPr>
        <w:t xml:space="preserve">   |   Pflichtfeld: </w:t>
      </w:r>
      <w:r>
        <w:rPr>
          <w:sz w:val="20"/>
        </w:rPr>
        <w:t>Ja</w:t>
      </w:r>
    </w:p>
    <w:p w14:paraId="6EF326B3" w14:textId="77777777" w:rsidR="00BF5CC2" w:rsidRDefault="00377176">
      <w:pPr>
        <w:keepLines/>
      </w:pPr>
      <w:r>
        <w:t>Identifikator der einzelnen Geschäftskomponente aus voteIdentification der Lieferung. Hauptvorlage, Gegenvorschlag und Stichfrage haben jeweils eine eigene ID. Die ID wiederholt sich über die beteiligten Gemeinden; eine zeitübergreifende Eindeutigkeit wird nicht vorausgesetzt.</w:t>
      </w:r>
    </w:p>
    <w:p w14:paraId="012099D1" w14:textId="77777777" w:rsidR="00BF5CC2" w:rsidRDefault="00377176">
      <w:pPr>
        <w:pStyle w:val="berschrift2"/>
      </w:pPr>
      <w:r>
        <w:t>hauptgeschaeft_id</w:t>
      </w:r>
    </w:p>
    <w:p w14:paraId="5AB992E8" w14:textId="77777777" w:rsidR="00BF5CC2" w:rsidRDefault="00377176">
      <w:pPr>
        <w:keepNext/>
        <w:spacing w:after="60"/>
      </w:pPr>
      <w:r>
        <w:rPr>
          <w:b/>
          <w:sz w:val="20"/>
        </w:rPr>
        <w:t xml:space="preserve">Datentyp: </w:t>
      </w:r>
      <w:r>
        <w:rPr>
          <w:sz w:val="20"/>
        </w:rPr>
        <w:t>Text (TEXT)</w:t>
      </w:r>
      <w:r>
        <w:rPr>
          <w:b/>
          <w:sz w:val="20"/>
        </w:rPr>
        <w:t xml:space="preserve">   |   Pflichtfeld: </w:t>
      </w:r>
      <w:r>
        <w:rPr>
          <w:sz w:val="20"/>
        </w:rPr>
        <w:t>Nein</w:t>
      </w:r>
    </w:p>
    <w:p w14:paraId="1C45C007" w14:textId="77777777" w:rsidR="00BF5CC2" w:rsidRDefault="00377176">
      <w:pPr>
        <w:keepLines/>
      </w:pPr>
      <w:r>
        <w:t>Verweis auf die geschaeft_id des zugehörigen Hauptgeschäfts aus mainVoteIdentification. Verknüpft insbesondere Gegenvorschlag und Stichfrage mit der Hauptvorlage. Leer, wenn die Lieferung keinen Hauptgeschäft-Verweis enthält.</w:t>
      </w:r>
    </w:p>
    <w:p w14:paraId="3AE48125" w14:textId="77777777" w:rsidR="00BF5CC2" w:rsidRDefault="00377176">
      <w:pPr>
        <w:pStyle w:val="berschrift2"/>
      </w:pPr>
      <w:r>
        <w:t>geschaeftsgruppe_id</w:t>
      </w:r>
    </w:p>
    <w:p w14:paraId="6B3B2F8C" w14:textId="77777777" w:rsidR="00BF5CC2" w:rsidRDefault="00377176">
      <w:pPr>
        <w:keepNext/>
        <w:spacing w:after="60"/>
      </w:pPr>
      <w:r>
        <w:rPr>
          <w:b/>
          <w:sz w:val="20"/>
        </w:rPr>
        <w:t xml:space="preserve">Datentyp: </w:t>
      </w:r>
      <w:r>
        <w:rPr>
          <w:sz w:val="20"/>
        </w:rPr>
        <w:t>Text (TEXT)</w:t>
      </w:r>
      <w:r>
        <w:rPr>
          <w:b/>
          <w:sz w:val="20"/>
        </w:rPr>
        <w:t xml:space="preserve">   |   Pflichtfeld: </w:t>
      </w:r>
      <w:r>
        <w:rPr>
          <w:sz w:val="20"/>
        </w:rPr>
        <w:t>Ja</w:t>
      </w:r>
    </w:p>
    <w:p w14:paraId="589BF629" w14:textId="77777777" w:rsidR="00BF5CC2" w:rsidRDefault="00377176">
      <w:pPr>
        <w:keepLines/>
      </w:pPr>
      <w:r>
        <w:t>Gemeinsamer Identifikator zusammengehöriger Geschäftskomponenten: hauptgeschaeft_id, sofern vorhanden, andernfalls geschaeft_id. Für die Gruppierung über mehrere Abstimmungstage zusätzlich abstimmungstag verwenden.</w:t>
      </w:r>
    </w:p>
    <w:p w14:paraId="723F56BD" w14:textId="77777777" w:rsidR="00BF5CC2" w:rsidRDefault="00377176">
      <w:pPr>
        <w:pStyle w:val="berschrift2"/>
      </w:pPr>
      <w:r>
        <w:t>bund_id</w:t>
      </w:r>
    </w:p>
    <w:p w14:paraId="02EF7452" w14:textId="77777777" w:rsidR="00BF5CC2" w:rsidRDefault="00377176">
      <w:pPr>
        <w:keepNext/>
        <w:spacing w:after="60"/>
      </w:pPr>
      <w:r>
        <w:rPr>
          <w:b/>
          <w:sz w:val="20"/>
        </w:rPr>
        <w:t xml:space="preserve">Datentyp: </w:t>
      </w:r>
      <w:r>
        <w:rPr>
          <w:sz w:val="20"/>
        </w:rPr>
        <w:t>Text (TEXT)</w:t>
      </w:r>
      <w:r>
        <w:rPr>
          <w:b/>
          <w:sz w:val="20"/>
        </w:rPr>
        <w:t xml:space="preserve">   |   Pflichtfeld: </w:t>
      </w:r>
      <w:r>
        <w:rPr>
          <w:sz w:val="20"/>
        </w:rPr>
        <w:t>Nein</w:t>
      </w:r>
    </w:p>
    <w:p w14:paraId="374E1162" w14:textId="77777777" w:rsidR="00BF5CC2" w:rsidRDefault="00377176">
      <w:pPr>
        <w:keepLines/>
      </w:pPr>
      <w:r>
        <w:t>Zusätzlicher Bundesidentifikator aus otherIdentification mit idName=idBund. Kann fehlen und bei mehreren Geschäftskomponenten vorkommen; deshalb kein eindeutiger Zeilenschlüssel. Wird unverändert als Text übernommen.</w:t>
      </w:r>
    </w:p>
    <w:p w14:paraId="48FD9ACB" w14:textId="77777777" w:rsidR="00BF5CC2" w:rsidRDefault="00377176">
      <w:pPr>
        <w:pStyle w:val="berschrift2"/>
      </w:pPr>
      <w:r>
        <w:t>ebene</w:t>
      </w:r>
    </w:p>
    <w:p w14:paraId="44284572" w14:textId="77777777" w:rsidR="00BF5CC2" w:rsidRDefault="00377176">
      <w:pPr>
        <w:keepNext/>
        <w:spacing w:after="60"/>
      </w:pPr>
      <w:r>
        <w:rPr>
          <w:b/>
          <w:sz w:val="20"/>
        </w:rPr>
        <w:t xml:space="preserve">Datentyp: </w:t>
      </w:r>
      <w:r>
        <w:rPr>
          <w:sz w:val="20"/>
        </w:rPr>
        <w:t>Text (TEXT)</w:t>
      </w:r>
      <w:r>
        <w:rPr>
          <w:b/>
          <w:sz w:val="20"/>
        </w:rPr>
        <w:t xml:space="preserve">   |   Pflichtfeld: </w:t>
      </w:r>
      <w:r>
        <w:rPr>
          <w:sz w:val="20"/>
        </w:rPr>
        <w:t>Ja</w:t>
      </w:r>
    </w:p>
    <w:p w14:paraId="57FD0F3D" w14:textId="77777777" w:rsidR="00BF5CC2" w:rsidRDefault="00377176">
      <w:pPr>
        <w:keepLines/>
      </w:pPr>
      <w:r>
        <w:t>Föderale Ebene des Geschäfts: bund für CH (eidgenössische Abstimmung) oder kanton für CT (kantonale Abstimmung). Kommunale Geschäfte (MU) sind ausgeschlossen; gemeinde kommt als Wert nicht vor. Die Resultate beider zugelassenen Ebenen werden nach Gemeinden ausgewiesen.</w:t>
      </w:r>
    </w:p>
    <w:p w14:paraId="223E756C" w14:textId="77777777" w:rsidR="00BF5CC2" w:rsidRDefault="00377176">
      <w:pPr>
        <w:pStyle w:val="berschrift2"/>
      </w:pPr>
      <w:r>
        <w:t>einflussbereich_id</w:t>
      </w:r>
    </w:p>
    <w:p w14:paraId="512B770A" w14:textId="77777777" w:rsidR="00BF5CC2" w:rsidRDefault="00377176">
      <w:pPr>
        <w:keepNext/>
        <w:spacing w:after="60"/>
      </w:pPr>
      <w:r>
        <w:rPr>
          <w:b/>
          <w:sz w:val="20"/>
        </w:rPr>
        <w:t xml:space="preserve">Datentyp: </w:t>
      </w:r>
      <w:r>
        <w:rPr>
          <w:sz w:val="20"/>
        </w:rPr>
        <w:t>Text (TEXT)</w:t>
      </w:r>
      <w:r>
        <w:rPr>
          <w:b/>
          <w:sz w:val="20"/>
        </w:rPr>
        <w:t xml:space="preserve">   |   Pflichtfeld: </w:t>
      </w:r>
      <w:r>
        <w:rPr>
          <w:sz w:val="20"/>
        </w:rPr>
        <w:t>Ja</w:t>
      </w:r>
    </w:p>
    <w:p w14:paraId="0B82AD6D" w14:textId="77777777" w:rsidR="00BF5CC2" w:rsidRDefault="00377176">
      <w:pPr>
        <w:keepLines/>
      </w:pPr>
      <w:r>
        <w:t>Identifikator des politischen Einflussbereichs des Geschäfts aus domainOfInfluenceIdentification. Bezeichnet das Gebiet, für das die Vorlage gilt; nicht mit der Gemeinde des ausgezählten Resultats gleichzusetzen. Wird als Text übernommen.</w:t>
      </w:r>
    </w:p>
    <w:p w14:paraId="2F43EC91" w14:textId="77777777" w:rsidR="00BF5CC2" w:rsidRDefault="00377176">
      <w:pPr>
        <w:pStyle w:val="berschrift2"/>
      </w:pPr>
      <w:r>
        <w:lastRenderedPageBreak/>
        <w:t>titel</w:t>
      </w:r>
    </w:p>
    <w:p w14:paraId="5BD73278" w14:textId="77777777" w:rsidR="00BF5CC2" w:rsidRDefault="00377176">
      <w:pPr>
        <w:keepNext/>
        <w:spacing w:after="60"/>
      </w:pPr>
      <w:r>
        <w:rPr>
          <w:b/>
          <w:sz w:val="20"/>
        </w:rPr>
        <w:t xml:space="preserve">Datentyp: </w:t>
      </w:r>
      <w:r>
        <w:rPr>
          <w:sz w:val="20"/>
        </w:rPr>
        <w:t>Text (TEXT)</w:t>
      </w:r>
      <w:r>
        <w:rPr>
          <w:b/>
          <w:sz w:val="20"/>
        </w:rPr>
        <w:t xml:space="preserve">   |   Pflichtfeld: </w:t>
      </w:r>
      <w:r>
        <w:rPr>
          <w:sz w:val="20"/>
        </w:rPr>
        <w:t>Ja</w:t>
      </w:r>
    </w:p>
    <w:p w14:paraId="69B7FD7B" w14:textId="77777777" w:rsidR="00BF5CC2" w:rsidRDefault="00377176">
      <w:pPr>
        <w:keepLines/>
      </w:pPr>
      <w:r>
        <w:t>Vollständiger deutscher Titel der Geschäftskomponente aus voteTitleInformation mit language=de.</w:t>
      </w:r>
    </w:p>
    <w:p w14:paraId="52845A5C" w14:textId="77777777" w:rsidR="00BF5CC2" w:rsidRDefault="00377176">
      <w:pPr>
        <w:pStyle w:val="berschrift2"/>
      </w:pPr>
      <w:r>
        <w:t>kurztitel</w:t>
      </w:r>
    </w:p>
    <w:p w14:paraId="3A8B4CDF" w14:textId="77777777" w:rsidR="00BF5CC2" w:rsidRDefault="00377176">
      <w:pPr>
        <w:keepNext/>
        <w:spacing w:after="60"/>
      </w:pPr>
      <w:r>
        <w:rPr>
          <w:b/>
          <w:sz w:val="20"/>
        </w:rPr>
        <w:t xml:space="preserve">Datentyp: </w:t>
      </w:r>
      <w:r>
        <w:rPr>
          <w:sz w:val="20"/>
        </w:rPr>
        <w:t>Text (TEXT)</w:t>
      </w:r>
      <w:r>
        <w:rPr>
          <w:b/>
          <w:sz w:val="20"/>
        </w:rPr>
        <w:t xml:space="preserve">   |   Pflichtfeld: </w:t>
      </w:r>
      <w:r>
        <w:rPr>
          <w:sz w:val="20"/>
        </w:rPr>
        <w:t>Nein</w:t>
      </w:r>
    </w:p>
    <w:p w14:paraId="0D10CB80" w14:textId="77777777" w:rsidR="00BF5CC2" w:rsidRDefault="00377176">
      <w:pPr>
        <w:keepLines/>
      </w:pPr>
      <w:r>
        <w:t>Deutscher Kurztitel der Geschäftskomponente aus voteTitleShort. Bleibt leer, wenn kein Kurztitel geliefert wurde.</w:t>
      </w:r>
    </w:p>
    <w:p w14:paraId="585BA1B9" w14:textId="77777777" w:rsidR="00BF5CC2" w:rsidRDefault="00377176">
      <w:pPr>
        <w:pStyle w:val="berschrift2"/>
      </w:pPr>
      <w:r>
        <w:t>geschaeftstyp</w:t>
      </w:r>
    </w:p>
    <w:p w14:paraId="4E582733" w14:textId="77777777" w:rsidR="00BF5CC2" w:rsidRDefault="00377176">
      <w:pPr>
        <w:keepNext/>
        <w:spacing w:after="60"/>
      </w:pPr>
      <w:r>
        <w:rPr>
          <w:b/>
          <w:sz w:val="20"/>
        </w:rPr>
        <w:t xml:space="preserve">Datentyp: </w:t>
      </w:r>
      <w:r>
        <w:rPr>
          <w:sz w:val="20"/>
        </w:rPr>
        <w:t>Text (TEXT)</w:t>
      </w:r>
      <w:r>
        <w:rPr>
          <w:b/>
          <w:sz w:val="20"/>
        </w:rPr>
        <w:t xml:space="preserve">   |   Pflichtfeld: </w:t>
      </w:r>
      <w:r>
        <w:rPr>
          <w:sz w:val="20"/>
        </w:rPr>
        <w:t>Ja</w:t>
      </w:r>
    </w:p>
    <w:p w14:paraId="26E4A612" w14:textId="77777777" w:rsidR="00BF5CC2" w:rsidRDefault="00377176">
      <w:pPr>
        <w:keepLines/>
      </w:pPr>
      <w:r>
        <w:t>Art der Geschäftskomponente: vorlage für voteSubType=1, gegenvorschlag für 2 oder stichfrage für 3. Bestimmt, ob die Ja/Nein-Spalten oder die beiden Stichfrage-Spalten belegt sind.</w:t>
      </w:r>
    </w:p>
    <w:p w14:paraId="2CC3D283" w14:textId="77777777" w:rsidR="00BF5CC2" w:rsidRDefault="00377176">
      <w:pPr>
        <w:pStyle w:val="berschrift2"/>
      </w:pPr>
      <w:r>
        <w:t>gemeinde_bfs_nr</w:t>
      </w:r>
    </w:p>
    <w:p w14:paraId="6F6FBA7D" w14:textId="77777777" w:rsidR="00BF5CC2" w:rsidRDefault="00377176">
      <w:pPr>
        <w:keepNext/>
        <w:spacing w:after="60"/>
      </w:pPr>
      <w:r>
        <w:rPr>
          <w:b/>
          <w:sz w:val="20"/>
        </w:rPr>
        <w:t xml:space="preserve">Datentyp: </w:t>
      </w:r>
      <w:r>
        <w:rPr>
          <w:sz w:val="20"/>
        </w:rPr>
        <w:t>Text (TEXT)</w:t>
      </w:r>
      <w:r>
        <w:rPr>
          <w:b/>
          <w:sz w:val="20"/>
        </w:rPr>
        <w:t xml:space="preserve">   |   Pflichtfeld: </w:t>
      </w:r>
      <w:r>
        <w:rPr>
          <w:sz w:val="20"/>
        </w:rPr>
        <w:t>Ja</w:t>
      </w:r>
    </w:p>
    <w:p w14:paraId="2C523184" w14:textId="77777777" w:rsidR="00BF5CC2" w:rsidRDefault="00377176">
      <w:pPr>
        <w:keepLines/>
      </w:pPr>
      <w:r>
        <w:t>BFS-Nummer der Gemeinde des Auszählkreises, übernommen aus countingCircleId eines Gemeinde-Auszählkreises (MU). Als Textidentifikator geführt; allfällige führende Nullen bleiben erhalten.</w:t>
      </w:r>
    </w:p>
    <w:p w14:paraId="68426234" w14:textId="77777777" w:rsidR="00BF5CC2" w:rsidRDefault="00377176">
      <w:pPr>
        <w:pStyle w:val="berschrift2"/>
      </w:pPr>
      <w:r>
        <w:t>gemeinde_name</w:t>
      </w:r>
    </w:p>
    <w:p w14:paraId="55BE4925" w14:textId="77777777" w:rsidR="00BF5CC2" w:rsidRDefault="00377176">
      <w:pPr>
        <w:keepNext/>
        <w:spacing w:after="60"/>
      </w:pPr>
      <w:r>
        <w:rPr>
          <w:b/>
          <w:sz w:val="20"/>
        </w:rPr>
        <w:t xml:space="preserve">Datentyp: </w:t>
      </w:r>
      <w:r>
        <w:rPr>
          <w:sz w:val="20"/>
        </w:rPr>
        <w:t>Text (TEXT)</w:t>
      </w:r>
      <w:r>
        <w:rPr>
          <w:b/>
          <w:sz w:val="20"/>
        </w:rPr>
        <w:t xml:space="preserve">   |   Pflichtfeld: </w:t>
      </w:r>
      <w:r>
        <w:rPr>
          <w:sz w:val="20"/>
        </w:rPr>
        <w:t>Ja</w:t>
      </w:r>
    </w:p>
    <w:p w14:paraId="0008EBA2" w14:textId="77777777" w:rsidR="00BF5CC2" w:rsidRDefault="00377176">
      <w:pPr>
        <w:keepLines/>
      </w:pPr>
      <w:r>
        <w:t>Name der Gemeinde des Auszählkreises gemäss countingCircleName in der Lieferung.</w:t>
      </w:r>
    </w:p>
    <w:p w14:paraId="71445B7F" w14:textId="77777777" w:rsidR="00BF5CC2" w:rsidRDefault="00377176">
      <w:pPr>
        <w:pStyle w:val="berschrift2"/>
      </w:pPr>
      <w:r>
        <w:t>stimmberechtigte</w:t>
      </w:r>
    </w:p>
    <w:p w14:paraId="66771970" w14:textId="77777777" w:rsidR="00BF5CC2" w:rsidRDefault="00377176">
      <w:pPr>
        <w:keepNext/>
        <w:spacing w:after="60"/>
      </w:pPr>
      <w:r>
        <w:rPr>
          <w:b/>
          <w:sz w:val="20"/>
        </w:rPr>
        <w:t xml:space="preserve">Datentyp: </w:t>
      </w:r>
      <w:r>
        <w:rPr>
          <w:sz w:val="20"/>
        </w:rPr>
        <w:t>Ganze Zahl (INTEGER)</w:t>
      </w:r>
      <w:r>
        <w:rPr>
          <w:b/>
          <w:sz w:val="20"/>
        </w:rPr>
        <w:t xml:space="preserve">   |   Pflichtfeld: </w:t>
      </w:r>
      <w:r>
        <w:rPr>
          <w:sz w:val="20"/>
        </w:rPr>
        <w:t>Ja</w:t>
      </w:r>
      <w:r>
        <w:rPr>
          <w:b/>
          <w:sz w:val="20"/>
        </w:rPr>
        <w:t xml:space="preserve">   |   Einheit: </w:t>
      </w:r>
      <w:r>
        <w:rPr>
          <w:sz w:val="20"/>
        </w:rPr>
        <w:t>Personen</w:t>
      </w:r>
    </w:p>
    <w:p w14:paraId="0217C05F" w14:textId="77777777" w:rsidR="00BF5CC2" w:rsidRDefault="00377176">
      <w:pPr>
        <w:keepLines/>
      </w:pPr>
      <w:r>
        <w:t>Gesamtzahl der Stimmberechtigten für diese Geschäftskomponente und Gemeinde aus countOfVotersTotal. Kann sich je nach Geschäft beziehungsweise föderaler Ebene unterscheiden. Nicht über verschiedene Geschäfte summieren.</w:t>
      </w:r>
    </w:p>
    <w:p w14:paraId="643BB874" w14:textId="77777777" w:rsidR="00BF5CC2" w:rsidRDefault="00377176">
      <w:pPr>
        <w:pStyle w:val="berschrift2"/>
      </w:pPr>
      <w:r>
        <w:t>stimmberechtigte_schweizer</w:t>
      </w:r>
    </w:p>
    <w:p w14:paraId="62201FF8" w14:textId="77777777" w:rsidR="00BF5CC2" w:rsidRDefault="00377176">
      <w:pPr>
        <w:keepNext/>
        <w:spacing w:after="60"/>
      </w:pPr>
      <w:r>
        <w:rPr>
          <w:b/>
          <w:sz w:val="20"/>
        </w:rPr>
        <w:t xml:space="preserve">Datentyp: </w:t>
      </w:r>
      <w:r>
        <w:rPr>
          <w:sz w:val="20"/>
        </w:rPr>
        <w:t>Ganze Zahl (INTEGER)</w:t>
      </w:r>
      <w:r>
        <w:rPr>
          <w:b/>
          <w:sz w:val="20"/>
        </w:rPr>
        <w:t xml:space="preserve">   |   Pflichtfeld: </w:t>
      </w:r>
      <w:r>
        <w:rPr>
          <w:sz w:val="20"/>
        </w:rPr>
        <w:t>Nein</w:t>
      </w:r>
      <w:r>
        <w:rPr>
          <w:b/>
          <w:sz w:val="20"/>
        </w:rPr>
        <w:t xml:space="preserve">   |   Einheit: </w:t>
      </w:r>
      <w:r>
        <w:rPr>
          <w:sz w:val="20"/>
        </w:rPr>
        <w:t>Personen</w:t>
      </w:r>
    </w:p>
    <w:p w14:paraId="0577582C" w14:textId="77777777" w:rsidR="00BF5CC2" w:rsidRDefault="00377176">
      <w:pPr>
        <w:keepLines/>
      </w:pPr>
      <w:r>
        <w:t>Gelieferte Anzahl Stimmberechtigter der Kategorie Schweizer (voterType=1), ohne zusätzliche Unterteilung nach Geschlecht. Nur die entsprechende Einzelklassifikation wird übernommen; Kreuzklassifikationen werden nicht addiert. Leer, wenn diese Teilzahl fehlt.</w:t>
      </w:r>
    </w:p>
    <w:p w14:paraId="4E7E32C0" w14:textId="77777777" w:rsidR="00BF5CC2" w:rsidRDefault="00377176">
      <w:pPr>
        <w:pStyle w:val="berschrift2"/>
      </w:pPr>
      <w:r>
        <w:t>stimmberechtigte_auslandschweizer</w:t>
      </w:r>
    </w:p>
    <w:p w14:paraId="5A6DD461" w14:textId="77777777" w:rsidR="00BF5CC2" w:rsidRDefault="00377176">
      <w:pPr>
        <w:keepNext/>
        <w:spacing w:after="60"/>
      </w:pPr>
      <w:r>
        <w:rPr>
          <w:b/>
          <w:sz w:val="20"/>
        </w:rPr>
        <w:t xml:space="preserve">Datentyp: </w:t>
      </w:r>
      <w:r>
        <w:rPr>
          <w:sz w:val="20"/>
        </w:rPr>
        <w:t>Ganze Zahl (INTEGER)</w:t>
      </w:r>
      <w:r>
        <w:rPr>
          <w:b/>
          <w:sz w:val="20"/>
        </w:rPr>
        <w:t xml:space="preserve">   |   Pflichtfeld: </w:t>
      </w:r>
      <w:r>
        <w:rPr>
          <w:sz w:val="20"/>
        </w:rPr>
        <w:t>Nein</w:t>
      </w:r>
      <w:r>
        <w:rPr>
          <w:b/>
          <w:sz w:val="20"/>
        </w:rPr>
        <w:t xml:space="preserve">   |   Einheit: </w:t>
      </w:r>
      <w:r>
        <w:rPr>
          <w:sz w:val="20"/>
        </w:rPr>
        <w:t>Personen</w:t>
      </w:r>
    </w:p>
    <w:p w14:paraId="427964E8" w14:textId="77777777" w:rsidR="00BF5CC2" w:rsidRDefault="00377176">
      <w:pPr>
        <w:keepLines/>
      </w:pPr>
      <w:r>
        <w:t>Gelieferte Anzahl stimmberechtigter Auslandschweizerinnen und Auslandschweizer (voterType=2), ohne zusätzliche Unterteilung nach Geschlecht. Nur die entsprechende Einzelklassifikation wird übernommen; Kreuzklassifikationen werden nicht addiert. Leer, wenn diese Teilzahl fehlt.</w:t>
      </w:r>
    </w:p>
    <w:p w14:paraId="4620DFB0" w14:textId="77777777" w:rsidR="00BF5CC2" w:rsidRDefault="00377176">
      <w:pPr>
        <w:pStyle w:val="berschrift2"/>
      </w:pPr>
      <w:r>
        <w:t>stimmberechtigte_maennlich</w:t>
      </w:r>
    </w:p>
    <w:p w14:paraId="763240BF" w14:textId="77777777" w:rsidR="00BF5CC2" w:rsidRDefault="00377176">
      <w:pPr>
        <w:keepNext/>
        <w:spacing w:after="60"/>
      </w:pPr>
      <w:r>
        <w:rPr>
          <w:b/>
          <w:sz w:val="20"/>
        </w:rPr>
        <w:t xml:space="preserve">Datentyp: </w:t>
      </w:r>
      <w:r>
        <w:rPr>
          <w:sz w:val="20"/>
        </w:rPr>
        <w:t>Ganze Zahl (INTEGER)</w:t>
      </w:r>
      <w:r>
        <w:rPr>
          <w:b/>
          <w:sz w:val="20"/>
        </w:rPr>
        <w:t xml:space="preserve">   |   Pflichtfeld: </w:t>
      </w:r>
      <w:r>
        <w:rPr>
          <w:sz w:val="20"/>
        </w:rPr>
        <w:t>Nein</w:t>
      </w:r>
      <w:r>
        <w:rPr>
          <w:b/>
          <w:sz w:val="20"/>
        </w:rPr>
        <w:t xml:space="preserve">   |   Einheit: </w:t>
      </w:r>
      <w:r>
        <w:rPr>
          <w:sz w:val="20"/>
        </w:rPr>
        <w:t>Personen</w:t>
      </w:r>
    </w:p>
    <w:p w14:paraId="00EAC91D" w14:textId="77777777" w:rsidR="00BF5CC2" w:rsidRDefault="00377176">
      <w:pPr>
        <w:keepLines/>
      </w:pPr>
      <w:r>
        <w:t>Gelieferte Anzahl männlicher Stimmberechtigter (sex=1), ohne zusätzliche Unterteilung nach voterType. Nicht zu den Teilzahlen nach Stimmberechtigtenkategorie addieren, da dieselben Personen nach einem anderen Merkmal gezählt werden. Leer, wenn diese Teilzahl fehlt.</w:t>
      </w:r>
    </w:p>
    <w:p w14:paraId="4A321C66" w14:textId="77777777" w:rsidR="00BF5CC2" w:rsidRDefault="00377176">
      <w:pPr>
        <w:pStyle w:val="berschrift2"/>
      </w:pPr>
      <w:r>
        <w:lastRenderedPageBreak/>
        <w:t>stimmberechtigte_weiblich</w:t>
      </w:r>
    </w:p>
    <w:p w14:paraId="7F785E1A" w14:textId="77777777" w:rsidR="00BF5CC2" w:rsidRDefault="00377176">
      <w:pPr>
        <w:keepNext/>
        <w:spacing w:after="60"/>
      </w:pPr>
      <w:r>
        <w:rPr>
          <w:b/>
          <w:sz w:val="20"/>
        </w:rPr>
        <w:t xml:space="preserve">Datentyp: </w:t>
      </w:r>
      <w:r>
        <w:rPr>
          <w:sz w:val="20"/>
        </w:rPr>
        <w:t>Ganze Zahl (INTEGER)</w:t>
      </w:r>
      <w:r>
        <w:rPr>
          <w:b/>
          <w:sz w:val="20"/>
        </w:rPr>
        <w:t xml:space="preserve">   |   Pflichtfeld: </w:t>
      </w:r>
      <w:r>
        <w:rPr>
          <w:sz w:val="20"/>
        </w:rPr>
        <w:t>Nein</w:t>
      </w:r>
      <w:r>
        <w:rPr>
          <w:b/>
          <w:sz w:val="20"/>
        </w:rPr>
        <w:t xml:space="preserve">   |   Einheit: </w:t>
      </w:r>
      <w:r>
        <w:rPr>
          <w:sz w:val="20"/>
        </w:rPr>
        <w:t>Personen</w:t>
      </w:r>
    </w:p>
    <w:p w14:paraId="47BF0A13" w14:textId="77777777" w:rsidR="00BF5CC2" w:rsidRDefault="00377176">
      <w:pPr>
        <w:keepLines/>
      </w:pPr>
      <w:r>
        <w:t>Gelieferte Anzahl weiblicher Stimmberechtigter (sex=2), ohne zusätzliche Unterteilung nach voterType. Nicht zu den Teilzahlen nach Stimmberechtigtenkategorie addieren, da dieselben Personen nach einem anderen Merkmal gezählt werden. Leer, wenn diese Teilzahl fehlt.</w:t>
      </w:r>
    </w:p>
    <w:p w14:paraId="06F253D9" w14:textId="77777777" w:rsidR="00BF5CC2" w:rsidRDefault="00377176">
      <w:pPr>
        <w:pStyle w:val="berschrift2"/>
      </w:pPr>
      <w:r>
        <w:t>stimmrechtsausweise_urne</w:t>
      </w:r>
    </w:p>
    <w:p w14:paraId="19875040" w14:textId="77777777" w:rsidR="00BF5CC2" w:rsidRDefault="00377176">
      <w:pPr>
        <w:keepNext/>
        <w:spacing w:after="60"/>
      </w:pPr>
      <w:r>
        <w:rPr>
          <w:b/>
          <w:sz w:val="20"/>
        </w:rPr>
        <w:t xml:space="preserve">Datentyp: </w:t>
      </w:r>
      <w:r>
        <w:rPr>
          <w:sz w:val="20"/>
        </w:rPr>
        <w:t>Ganze Zahl (INTEGER)</w:t>
      </w:r>
      <w:r>
        <w:rPr>
          <w:b/>
          <w:sz w:val="20"/>
        </w:rPr>
        <w:t xml:space="preserve">   |   Pflichtfeld: </w:t>
      </w:r>
      <w:r>
        <w:rPr>
          <w:sz w:val="20"/>
        </w:rPr>
        <w:t>Nein</w:t>
      </w:r>
      <w:r>
        <w:rPr>
          <w:b/>
          <w:sz w:val="20"/>
        </w:rPr>
        <w:t xml:space="preserve">   |   Einheit: </w:t>
      </w:r>
      <w:r>
        <w:rPr>
          <w:sz w:val="20"/>
        </w:rPr>
        <w:t>Stimmrechtsausweise</w:t>
      </w:r>
    </w:p>
    <w:p w14:paraId="771E655D" w14:textId="77777777" w:rsidR="00BF5CC2" w:rsidRDefault="00377176">
      <w:pPr>
        <w:keepLines/>
      </w:pPr>
      <w:r>
        <w:t>Anzahl der bei der Urnenabstimmung eingegangenen Stimmrechtsausweise gemäss countOfVotingCardsReceivedInBallotbox. Zählt Ausweise, nicht Stimmzettel oder Ja/Nein-Stimmen. Leer, wenn nicht geliefert.</w:t>
      </w:r>
    </w:p>
    <w:p w14:paraId="642390E0" w14:textId="77777777" w:rsidR="00BF5CC2" w:rsidRDefault="00377176">
      <w:pPr>
        <w:pStyle w:val="berschrift2"/>
      </w:pPr>
      <w:r>
        <w:t>stimmrechtsausweise_brieflich</w:t>
      </w:r>
    </w:p>
    <w:p w14:paraId="4379D763" w14:textId="77777777" w:rsidR="00BF5CC2" w:rsidRDefault="00377176">
      <w:pPr>
        <w:keepNext/>
        <w:spacing w:after="60"/>
      </w:pPr>
      <w:r>
        <w:rPr>
          <w:b/>
          <w:sz w:val="20"/>
        </w:rPr>
        <w:t xml:space="preserve">Datentyp: </w:t>
      </w:r>
      <w:r>
        <w:rPr>
          <w:sz w:val="20"/>
        </w:rPr>
        <w:t>Ganze Zahl (INTEGER)</w:t>
      </w:r>
      <w:r>
        <w:rPr>
          <w:b/>
          <w:sz w:val="20"/>
        </w:rPr>
        <w:t xml:space="preserve">   |   Pflichtfeld: </w:t>
      </w:r>
      <w:r>
        <w:rPr>
          <w:sz w:val="20"/>
        </w:rPr>
        <w:t>Nein</w:t>
      </w:r>
      <w:r>
        <w:rPr>
          <w:b/>
          <w:sz w:val="20"/>
        </w:rPr>
        <w:t xml:space="preserve">   |   Einheit: </w:t>
      </w:r>
      <w:r>
        <w:rPr>
          <w:sz w:val="20"/>
        </w:rPr>
        <w:t>Stimmrechtsausweise</w:t>
      </w:r>
    </w:p>
    <w:p w14:paraId="3448CE07" w14:textId="77777777" w:rsidR="00BF5CC2" w:rsidRDefault="00377176">
      <w:pPr>
        <w:keepLines/>
      </w:pPr>
      <w:r>
        <w:t>Anzahl der brieflich eingegangenen Stimmrechtsausweise gemäss countOfVotingCardsReceivedByMail. Zählt Ausweise, nicht Stimmzettel oder Ja/Nein-Stimmen. Leer, wenn nicht geliefert.</w:t>
      </w:r>
    </w:p>
    <w:p w14:paraId="6814ACF2" w14:textId="77777777" w:rsidR="00BF5CC2" w:rsidRDefault="00377176">
      <w:pPr>
        <w:pStyle w:val="berschrift2"/>
      </w:pPr>
      <w:commentRangeStart w:id="5"/>
      <w:r>
        <w:t>vollstaendig_ausgezaehlt</w:t>
      </w:r>
    </w:p>
    <w:p w14:paraId="7C3BA7E9" w14:textId="77777777" w:rsidR="00BF5CC2" w:rsidRDefault="00377176">
      <w:pPr>
        <w:keepNext/>
        <w:spacing w:after="60"/>
      </w:pPr>
      <w:r>
        <w:rPr>
          <w:b/>
          <w:sz w:val="20"/>
        </w:rPr>
        <w:t xml:space="preserve">Datentyp: </w:t>
      </w:r>
      <w:r>
        <w:rPr>
          <w:sz w:val="20"/>
        </w:rPr>
        <w:t>Wahrheitswert (BOOLEAN)</w:t>
      </w:r>
      <w:r>
        <w:rPr>
          <w:b/>
          <w:sz w:val="20"/>
        </w:rPr>
        <w:t xml:space="preserve">   |   Pflichtfeld: </w:t>
      </w:r>
      <w:r>
        <w:rPr>
          <w:sz w:val="20"/>
        </w:rPr>
        <w:t>Ja</w:t>
      </w:r>
    </w:p>
    <w:p w14:paraId="17A59A58" w14:textId="77777777" w:rsidR="00BF5CC2" w:rsidRDefault="00377176">
      <w:pPr>
        <w:keepLines/>
      </w:pPr>
      <w:r>
        <w:t>Auszählstatus der Geschäftskomponente in der Gemeinde gemäss fullyCountedTrue: true bedeutet vollständig ausgezählt, false noch nicht vollständig ausgezählt. In der CSV als true beziehungsweise false ausgegeben. Der Auszählstatus ist nicht mit der Freigabe gleichzusetzen.</w:t>
      </w:r>
    </w:p>
    <w:p w14:paraId="471EEFD2" w14:textId="77777777" w:rsidR="00BF5CC2" w:rsidRDefault="00377176">
      <w:pPr>
        <w:pStyle w:val="berschrift2"/>
      </w:pPr>
      <w:r>
        <w:t>freigegeben_am</w:t>
      </w:r>
    </w:p>
    <w:p w14:paraId="08E31A91" w14:textId="77777777" w:rsidR="00BF5CC2" w:rsidRDefault="00377176">
      <w:pPr>
        <w:keepNext/>
        <w:spacing w:after="60"/>
      </w:pPr>
      <w:r>
        <w:rPr>
          <w:b/>
          <w:sz w:val="20"/>
        </w:rPr>
        <w:t xml:space="preserve">Datentyp: </w:t>
      </w:r>
      <w:r>
        <w:rPr>
          <w:sz w:val="20"/>
        </w:rPr>
        <w:t>Datum und Uhrzeit (DATETIME)</w:t>
      </w:r>
      <w:r>
        <w:rPr>
          <w:b/>
          <w:sz w:val="20"/>
        </w:rPr>
        <w:t xml:space="preserve">   |   Pflichtfeld: </w:t>
      </w:r>
      <w:r>
        <w:rPr>
          <w:sz w:val="20"/>
        </w:rPr>
        <w:t>Nein</w:t>
      </w:r>
    </w:p>
    <w:p w14:paraId="0B7EE6E6" w14:textId="77777777" w:rsidR="00BF5CC2" w:rsidRDefault="00377176">
      <w:pPr>
        <w:keepLines/>
      </w:pPr>
      <w:r>
        <w:t>Gelieferter Zeitpunkt der Freigabe des Gemeinderesultats aus releasedTimeStamp. ISO-8601-Ausgabe als YYYY-MM-DDTHH:mm:ss+01:00 mit Umrechnung auf den festen Offset UTC+01:00. Leer, wenn kein Freigabezeitpunkt geliefert wurde.</w:t>
      </w:r>
    </w:p>
    <w:p w14:paraId="1E6CBE34" w14:textId="77777777" w:rsidR="00BF5CC2" w:rsidRDefault="00377176">
      <w:pPr>
        <w:pStyle w:val="berschrift2"/>
      </w:pPr>
      <w:r>
        <w:t>gesperrt_am</w:t>
      </w:r>
    </w:p>
    <w:p w14:paraId="4CC990A7" w14:textId="77777777" w:rsidR="00BF5CC2" w:rsidRDefault="00377176">
      <w:pPr>
        <w:keepNext/>
        <w:spacing w:after="60"/>
      </w:pPr>
      <w:r>
        <w:rPr>
          <w:b/>
          <w:sz w:val="20"/>
        </w:rPr>
        <w:t xml:space="preserve">Datentyp: </w:t>
      </w:r>
      <w:r>
        <w:rPr>
          <w:sz w:val="20"/>
        </w:rPr>
        <w:t>Datum und Uhrzeit (DATETIME)</w:t>
      </w:r>
      <w:r>
        <w:rPr>
          <w:b/>
          <w:sz w:val="20"/>
        </w:rPr>
        <w:t xml:space="preserve">   |   Pflichtfeld: </w:t>
      </w:r>
      <w:r>
        <w:rPr>
          <w:sz w:val="20"/>
        </w:rPr>
        <w:t>Nein</w:t>
      </w:r>
    </w:p>
    <w:p w14:paraId="6BBF469C" w14:textId="77777777" w:rsidR="00BF5CC2" w:rsidRDefault="00377176">
      <w:pPr>
        <w:keepLines/>
      </w:pPr>
      <w:r>
        <w:t>Gelieferter Zeitpunkt der Sperrung des Gemeinderesultats aus lockoutTimeStamp. ISO-8601-Ausgabe als YYYY-MM-DDTHH:mm:ss+01:00 mit Umrechnung auf den festen Offset UTC+01:00. Leer, wenn kein Sperrzeitpunkt geliefert wurde.</w:t>
      </w:r>
      <w:commentRangeEnd w:id="5"/>
      <w:r w:rsidR="001328AA">
        <w:rPr>
          <w:rStyle w:val="Kommentarzeichen"/>
          <w:sz w:val="22"/>
          <w:szCs w:val="22"/>
        </w:rPr>
        <w:commentReference w:id="5"/>
      </w:r>
    </w:p>
    <w:p w14:paraId="2404B6C0" w14:textId="77777777" w:rsidR="00BF5CC2" w:rsidRDefault="00377176">
      <w:pPr>
        <w:pStyle w:val="berschrift2"/>
      </w:pPr>
      <w:r>
        <w:t>stimmbeteiligung_prozent</w:t>
      </w:r>
    </w:p>
    <w:p w14:paraId="63E3A2C3" w14:textId="77777777" w:rsidR="00BF5CC2" w:rsidRDefault="00377176">
      <w:pPr>
        <w:keepNext/>
        <w:spacing w:after="60"/>
      </w:pPr>
      <w:r>
        <w:rPr>
          <w:b/>
          <w:sz w:val="20"/>
        </w:rPr>
        <w:t xml:space="preserve">Datentyp: </w:t>
      </w:r>
      <w:r>
        <w:rPr>
          <w:sz w:val="20"/>
        </w:rPr>
        <w:t>Dezimalzahl (DECIMAL)</w:t>
      </w:r>
      <w:r>
        <w:rPr>
          <w:b/>
          <w:sz w:val="20"/>
        </w:rPr>
        <w:t xml:space="preserve">   |   Pflichtfeld: </w:t>
      </w:r>
      <w:r>
        <w:rPr>
          <w:sz w:val="20"/>
        </w:rPr>
        <w:t>Nein</w:t>
      </w:r>
      <w:r>
        <w:rPr>
          <w:b/>
          <w:sz w:val="20"/>
        </w:rPr>
        <w:t xml:space="preserve">   |   Einheit: </w:t>
      </w:r>
      <w:r>
        <w:rPr>
          <w:sz w:val="20"/>
        </w:rPr>
        <w:t>%</w:t>
      </w:r>
    </w:p>
    <w:p w14:paraId="2EE809D4" w14:textId="77777777" w:rsidR="00BF5CC2" w:rsidRDefault="00377176">
      <w:pPr>
        <w:keepLines/>
      </w:pPr>
      <w:r>
        <w:t>Stimmbeteiligung für die Geschäftskomponente und Gemeinde in Prozent, unverändert aus voterTurnout übernommen und nicht neu berechnet. Dezimalpunkt als Dezimaltrennzeichen; beispielsweise bedeutet 45.5 eine Beteiligung von 45,5 Prozent. Leer, wenn nicht geliefert.</w:t>
      </w:r>
    </w:p>
    <w:p w14:paraId="16CDCE94" w14:textId="77777777" w:rsidR="00BF5CC2" w:rsidRDefault="00377176">
      <w:pPr>
        <w:pStyle w:val="berschrift2"/>
      </w:pPr>
      <w:r>
        <w:t>stimmzettel_eingegangen</w:t>
      </w:r>
    </w:p>
    <w:p w14:paraId="707ABEF5" w14:textId="77777777" w:rsidR="00BF5CC2" w:rsidRDefault="00377176">
      <w:pPr>
        <w:keepNext/>
        <w:spacing w:after="60"/>
      </w:pPr>
      <w:r>
        <w:rPr>
          <w:b/>
          <w:sz w:val="20"/>
        </w:rPr>
        <w:t xml:space="preserve">Datentyp: </w:t>
      </w:r>
      <w:r>
        <w:rPr>
          <w:sz w:val="20"/>
        </w:rPr>
        <w:t>Ganze Zahl (INTEGER)</w:t>
      </w:r>
      <w:r>
        <w:rPr>
          <w:b/>
          <w:sz w:val="20"/>
        </w:rPr>
        <w:t xml:space="preserve">   |   Pflichtfeld: </w:t>
      </w:r>
      <w:r>
        <w:rPr>
          <w:sz w:val="20"/>
        </w:rPr>
        <w:t>Ja</w:t>
      </w:r>
      <w:r>
        <w:rPr>
          <w:b/>
          <w:sz w:val="20"/>
        </w:rPr>
        <w:t xml:space="preserve">   |   Einheit: </w:t>
      </w:r>
      <w:r>
        <w:rPr>
          <w:sz w:val="20"/>
        </w:rPr>
        <w:t>Stimmzettel</w:t>
      </w:r>
    </w:p>
    <w:p w14:paraId="2FFCA9E0" w14:textId="77777777" w:rsidR="00BF5CC2" w:rsidRDefault="00377176">
      <w:pPr>
        <w:keepLines/>
      </w:pPr>
      <w:r>
        <w:t>Anzahl eingegangener Stimmzettel für diese Geschäftskomponente und Gemeinde aus receivedVotes. Entspricht der Summe aus stimmzettel_ungueltig, stimmzettel_leer und stimmzettel_gueltig.</w:t>
      </w:r>
    </w:p>
    <w:p w14:paraId="0B0DCD5F" w14:textId="77777777" w:rsidR="00BF5CC2" w:rsidRDefault="00377176">
      <w:pPr>
        <w:pStyle w:val="berschrift2"/>
      </w:pPr>
      <w:r>
        <w:lastRenderedPageBreak/>
        <w:t>stimmzettel_ungueltig</w:t>
      </w:r>
    </w:p>
    <w:p w14:paraId="2B8C6491" w14:textId="77777777" w:rsidR="00BF5CC2" w:rsidRDefault="00377176">
      <w:pPr>
        <w:keepNext/>
        <w:spacing w:after="60"/>
      </w:pPr>
      <w:r>
        <w:rPr>
          <w:b/>
          <w:sz w:val="20"/>
        </w:rPr>
        <w:t xml:space="preserve">Datentyp: </w:t>
      </w:r>
      <w:r>
        <w:rPr>
          <w:sz w:val="20"/>
        </w:rPr>
        <w:t>Ganze Zahl (INTEGER)</w:t>
      </w:r>
      <w:r>
        <w:rPr>
          <w:b/>
          <w:sz w:val="20"/>
        </w:rPr>
        <w:t xml:space="preserve">   |   Pflichtfeld: </w:t>
      </w:r>
      <w:r>
        <w:rPr>
          <w:sz w:val="20"/>
        </w:rPr>
        <w:t>Ja</w:t>
      </w:r>
      <w:r>
        <w:rPr>
          <w:b/>
          <w:sz w:val="20"/>
        </w:rPr>
        <w:t xml:space="preserve">   |   Einheit: </w:t>
      </w:r>
      <w:r>
        <w:rPr>
          <w:sz w:val="20"/>
        </w:rPr>
        <w:t>Stimmzettel</w:t>
      </w:r>
    </w:p>
    <w:p w14:paraId="43FAEB36" w14:textId="77777777" w:rsidR="00BF5CC2" w:rsidRDefault="00377176">
      <w:pPr>
        <w:keepLines/>
      </w:pPr>
      <w:r>
        <w:t>Anzahl als ungültig ausgewiesener Stimmzettel für diese Geschäftskomponente und Gemeinde aus receivedInvalidVotes.</w:t>
      </w:r>
    </w:p>
    <w:p w14:paraId="0C1E5CF9" w14:textId="77777777" w:rsidR="00BF5CC2" w:rsidRDefault="00377176">
      <w:pPr>
        <w:pStyle w:val="berschrift2"/>
      </w:pPr>
      <w:r>
        <w:t>stimmzettel_leer</w:t>
      </w:r>
    </w:p>
    <w:p w14:paraId="03E17495" w14:textId="77777777" w:rsidR="00BF5CC2" w:rsidRDefault="00377176">
      <w:pPr>
        <w:keepNext/>
        <w:spacing w:after="60"/>
      </w:pPr>
      <w:r>
        <w:rPr>
          <w:b/>
          <w:sz w:val="20"/>
        </w:rPr>
        <w:t xml:space="preserve">Datentyp: </w:t>
      </w:r>
      <w:r>
        <w:rPr>
          <w:sz w:val="20"/>
        </w:rPr>
        <w:t>Ganze Zahl (INTEGER)</w:t>
      </w:r>
      <w:r>
        <w:rPr>
          <w:b/>
          <w:sz w:val="20"/>
        </w:rPr>
        <w:t xml:space="preserve">   |   Pflichtfeld: </w:t>
      </w:r>
      <w:r>
        <w:rPr>
          <w:sz w:val="20"/>
        </w:rPr>
        <w:t>Ja</w:t>
      </w:r>
      <w:r>
        <w:rPr>
          <w:b/>
          <w:sz w:val="20"/>
        </w:rPr>
        <w:t xml:space="preserve">   |   Einheit: </w:t>
      </w:r>
      <w:r>
        <w:rPr>
          <w:sz w:val="20"/>
        </w:rPr>
        <w:t>Stimmzettel</w:t>
      </w:r>
    </w:p>
    <w:p w14:paraId="7B422D79" w14:textId="77777777" w:rsidR="00BF5CC2" w:rsidRDefault="00377176">
      <w:pPr>
        <w:keepLines/>
      </w:pPr>
      <w:r>
        <w:t>Anzahl als leer ausgewiesener Stimmzettel für diese Geschäftskomponente und Gemeinde aus receivedEmptyVotes. Separat von den gültigen Stimmzetteln und den stimmen_ohne_antwort geführt.</w:t>
      </w:r>
    </w:p>
    <w:p w14:paraId="34D787C0" w14:textId="77777777" w:rsidR="00BF5CC2" w:rsidRDefault="00377176">
      <w:pPr>
        <w:pStyle w:val="berschrift2"/>
      </w:pPr>
      <w:r>
        <w:t>stimmzettel_gueltig</w:t>
      </w:r>
    </w:p>
    <w:p w14:paraId="4B7F8FEA" w14:textId="77777777" w:rsidR="00BF5CC2" w:rsidRDefault="00377176">
      <w:pPr>
        <w:keepNext/>
        <w:spacing w:after="60"/>
      </w:pPr>
      <w:r>
        <w:rPr>
          <w:b/>
          <w:sz w:val="20"/>
        </w:rPr>
        <w:t xml:space="preserve">Datentyp: </w:t>
      </w:r>
      <w:r>
        <w:rPr>
          <w:sz w:val="20"/>
        </w:rPr>
        <w:t>Ganze Zahl (INTEGER)</w:t>
      </w:r>
      <w:r>
        <w:rPr>
          <w:b/>
          <w:sz w:val="20"/>
        </w:rPr>
        <w:t xml:space="preserve">   |   Pflichtfeld: </w:t>
      </w:r>
      <w:r>
        <w:rPr>
          <w:sz w:val="20"/>
        </w:rPr>
        <w:t>Ja</w:t>
      </w:r>
      <w:r>
        <w:rPr>
          <w:b/>
          <w:sz w:val="20"/>
        </w:rPr>
        <w:t xml:space="preserve">   |   Einheit: </w:t>
      </w:r>
      <w:r>
        <w:rPr>
          <w:sz w:val="20"/>
        </w:rPr>
        <w:t>Stimmzettel</w:t>
      </w:r>
    </w:p>
    <w:p w14:paraId="77C0E290" w14:textId="77777777" w:rsidR="00BF5CC2" w:rsidRDefault="00377176">
      <w:pPr>
        <w:keepLines/>
      </w:pPr>
      <w:r>
        <w:t>Anzahl gültiger Stimmzettel für diese Geschäftskomponente und Gemeinde aus receivedValidVotes. Entspricht der Summe der beiden zum Geschäftstyp passenden Stimmenfelder und der Stimmen ohne Antwort. Nur für die interne Summenprüfung behandelt die Pipeline fehlende stimmen_ohne_antwort als null; die CSV bleibt an dieser Stelle leer.</w:t>
      </w:r>
    </w:p>
    <w:p w14:paraId="3DC0B75B" w14:textId="77777777" w:rsidR="00BF5CC2" w:rsidRDefault="00377176">
      <w:pPr>
        <w:pStyle w:val="berschrift2"/>
      </w:pPr>
      <w:r>
        <w:t>ja_stimmen</w:t>
      </w:r>
    </w:p>
    <w:p w14:paraId="25470071" w14:textId="77777777" w:rsidR="00BF5CC2" w:rsidRDefault="00377176">
      <w:pPr>
        <w:keepNext/>
        <w:spacing w:after="60"/>
      </w:pPr>
      <w:r>
        <w:rPr>
          <w:b/>
          <w:sz w:val="20"/>
        </w:rPr>
        <w:t xml:space="preserve">Datentyp: </w:t>
      </w:r>
      <w:r>
        <w:rPr>
          <w:sz w:val="20"/>
        </w:rPr>
        <w:t>Ganze Zahl (INTEGER)</w:t>
      </w:r>
      <w:r>
        <w:rPr>
          <w:b/>
          <w:sz w:val="20"/>
        </w:rPr>
        <w:t xml:space="preserve">   |   Pflichtfeld: </w:t>
      </w:r>
      <w:r>
        <w:rPr>
          <w:sz w:val="20"/>
        </w:rPr>
        <w:t>Nein</w:t>
      </w:r>
      <w:r>
        <w:rPr>
          <w:b/>
          <w:sz w:val="20"/>
        </w:rPr>
        <w:t xml:space="preserve">   |   Einheit: </w:t>
      </w:r>
      <w:r>
        <w:rPr>
          <w:sz w:val="20"/>
        </w:rPr>
        <w:t>Stimmen</w:t>
      </w:r>
    </w:p>
    <w:p w14:paraId="2FE8B57C" w14:textId="77777777" w:rsidR="00BF5CC2" w:rsidRDefault="00377176">
      <w:pPr>
        <w:keepLines/>
      </w:pPr>
      <w:r>
        <w:t>Anzahl Ja-Stimmen aus countOfYesVotes bei geschaeftstyp=vorlage oder gegenvorschlag. Für diese Typen zwingend belegt; bei stichfrage bleibt das Feld leer und bedeutet nicht null Ja-Stimmen.</w:t>
      </w:r>
    </w:p>
    <w:p w14:paraId="0D872600" w14:textId="77777777" w:rsidR="00BF5CC2" w:rsidRDefault="00377176">
      <w:pPr>
        <w:pStyle w:val="berschrift2"/>
      </w:pPr>
      <w:r>
        <w:t>nein_stimmen</w:t>
      </w:r>
    </w:p>
    <w:p w14:paraId="14C97A36" w14:textId="77777777" w:rsidR="00BF5CC2" w:rsidRDefault="00377176">
      <w:pPr>
        <w:keepNext/>
        <w:spacing w:after="60"/>
      </w:pPr>
      <w:r>
        <w:rPr>
          <w:b/>
          <w:sz w:val="20"/>
        </w:rPr>
        <w:t xml:space="preserve">Datentyp: </w:t>
      </w:r>
      <w:r>
        <w:rPr>
          <w:sz w:val="20"/>
        </w:rPr>
        <w:t>Ganze Zahl (INTEGER)</w:t>
      </w:r>
      <w:r>
        <w:rPr>
          <w:b/>
          <w:sz w:val="20"/>
        </w:rPr>
        <w:t xml:space="preserve">   |   Pflichtfeld: </w:t>
      </w:r>
      <w:r>
        <w:rPr>
          <w:sz w:val="20"/>
        </w:rPr>
        <w:t>Nein</w:t>
      </w:r>
      <w:r>
        <w:rPr>
          <w:b/>
          <w:sz w:val="20"/>
        </w:rPr>
        <w:t xml:space="preserve">   |   Einheit: </w:t>
      </w:r>
      <w:r>
        <w:rPr>
          <w:sz w:val="20"/>
        </w:rPr>
        <w:t>Stimmen</w:t>
      </w:r>
    </w:p>
    <w:p w14:paraId="1062238A" w14:textId="77777777" w:rsidR="00BF5CC2" w:rsidRDefault="00377176">
      <w:pPr>
        <w:keepLines/>
      </w:pPr>
      <w:r>
        <w:t>Anzahl Nein-Stimmen aus countOfNoVotes bei geschaeftstyp=vorlage oder gegenvorschlag. Für diese Typen zwingend belegt; bei stichfrage bleibt das Feld leer und bedeutet nicht null Nein-Stimmen.</w:t>
      </w:r>
    </w:p>
    <w:p w14:paraId="1FFA2845" w14:textId="77777777" w:rsidR="00BF5CC2" w:rsidRDefault="00377176">
      <w:pPr>
        <w:pStyle w:val="berschrift2"/>
      </w:pPr>
      <w:r>
        <w:t>stichfrage_hauptvorlage_stimmen</w:t>
      </w:r>
    </w:p>
    <w:p w14:paraId="5AE7AF50" w14:textId="77777777" w:rsidR="00BF5CC2" w:rsidRDefault="00377176">
      <w:pPr>
        <w:keepNext/>
        <w:spacing w:after="60"/>
      </w:pPr>
      <w:r>
        <w:rPr>
          <w:b/>
          <w:sz w:val="20"/>
        </w:rPr>
        <w:t xml:space="preserve">Datentyp: </w:t>
      </w:r>
      <w:r>
        <w:rPr>
          <w:sz w:val="20"/>
        </w:rPr>
        <w:t>Ganze Zahl (INTEGER)</w:t>
      </w:r>
      <w:r>
        <w:rPr>
          <w:b/>
          <w:sz w:val="20"/>
        </w:rPr>
        <w:t xml:space="preserve">   |   Pflichtfeld: </w:t>
      </w:r>
      <w:r>
        <w:rPr>
          <w:sz w:val="20"/>
        </w:rPr>
        <w:t>Nein</w:t>
      </w:r>
      <w:r>
        <w:rPr>
          <w:b/>
          <w:sz w:val="20"/>
        </w:rPr>
        <w:t xml:space="preserve">   |   Einheit: </w:t>
      </w:r>
      <w:r>
        <w:rPr>
          <w:sz w:val="20"/>
        </w:rPr>
        <w:t>Stimmen</w:t>
      </w:r>
    </w:p>
    <w:p w14:paraId="053D7E83" w14:textId="77777777" w:rsidR="00BF5CC2" w:rsidRDefault="00377176">
      <w:pPr>
        <w:keepLines/>
      </w:pPr>
      <w:r>
        <w:t>Anzahl Stimmen zugunsten der Hauptvorlage bei der Stichfrage, übernommen aus countOfYesVotes bei geschaeftstyp=stichfrage. Für Stichfragen zwingend belegt; bei vorlage und gegenvorschlag leer. Diese Stimmen sind keine Ja-Stimmen zur Annahme der Hauptvorlage.</w:t>
      </w:r>
    </w:p>
    <w:p w14:paraId="232B1107" w14:textId="77777777" w:rsidR="00BF5CC2" w:rsidRDefault="00377176">
      <w:pPr>
        <w:pStyle w:val="berschrift2"/>
      </w:pPr>
      <w:r>
        <w:t>stichfrage_gegenvorschlag_stimmen</w:t>
      </w:r>
    </w:p>
    <w:p w14:paraId="4638FE2D" w14:textId="77777777" w:rsidR="00BF5CC2" w:rsidRDefault="00377176">
      <w:pPr>
        <w:keepNext/>
        <w:spacing w:after="60"/>
      </w:pPr>
      <w:r>
        <w:rPr>
          <w:b/>
          <w:sz w:val="20"/>
        </w:rPr>
        <w:t xml:space="preserve">Datentyp: </w:t>
      </w:r>
      <w:r>
        <w:rPr>
          <w:sz w:val="20"/>
        </w:rPr>
        <w:t>Ganze Zahl (INTEGER)</w:t>
      </w:r>
      <w:r>
        <w:rPr>
          <w:b/>
          <w:sz w:val="20"/>
        </w:rPr>
        <w:t xml:space="preserve">   |   Pflichtfeld: </w:t>
      </w:r>
      <w:r>
        <w:rPr>
          <w:sz w:val="20"/>
        </w:rPr>
        <w:t>Nein</w:t>
      </w:r>
      <w:r>
        <w:rPr>
          <w:b/>
          <w:sz w:val="20"/>
        </w:rPr>
        <w:t xml:space="preserve">   |   Einheit: </w:t>
      </w:r>
      <w:r>
        <w:rPr>
          <w:sz w:val="20"/>
        </w:rPr>
        <w:t>Stimmen</w:t>
      </w:r>
    </w:p>
    <w:p w14:paraId="137BECE0" w14:textId="77777777" w:rsidR="00BF5CC2" w:rsidRDefault="00377176">
      <w:pPr>
        <w:keepLines/>
      </w:pPr>
      <w:r>
        <w:t>Anzahl Stimmen zugunsten des Gegenvorschlags bei der Stichfrage, übernommen aus countOfNoVotes bei geschaeftstyp=stichfrage. Für Stichfragen zwingend belegt; bei vorlage und gegenvorschlag leer. Diese Stimmen sind keine Nein-Stimmen zum Gegenvorschlag.</w:t>
      </w:r>
    </w:p>
    <w:p w14:paraId="143B0FC4" w14:textId="77777777" w:rsidR="00BF5CC2" w:rsidRDefault="00377176">
      <w:pPr>
        <w:pStyle w:val="berschrift2"/>
      </w:pPr>
      <w:r>
        <w:t>stimmen_ohne_antwort</w:t>
      </w:r>
    </w:p>
    <w:p w14:paraId="38D88322" w14:textId="77777777" w:rsidR="00BF5CC2" w:rsidRDefault="00377176">
      <w:pPr>
        <w:keepNext/>
        <w:spacing w:after="60"/>
      </w:pPr>
      <w:r>
        <w:rPr>
          <w:b/>
          <w:sz w:val="20"/>
        </w:rPr>
        <w:t xml:space="preserve">Datentyp: </w:t>
      </w:r>
      <w:r>
        <w:rPr>
          <w:sz w:val="20"/>
        </w:rPr>
        <w:t>Ganze Zahl (INTEGER)</w:t>
      </w:r>
      <w:r>
        <w:rPr>
          <w:b/>
          <w:sz w:val="20"/>
        </w:rPr>
        <w:t xml:space="preserve">   |   Pflichtfeld: </w:t>
      </w:r>
      <w:r>
        <w:rPr>
          <w:sz w:val="20"/>
        </w:rPr>
        <w:t>Nein</w:t>
      </w:r>
      <w:r>
        <w:rPr>
          <w:b/>
          <w:sz w:val="20"/>
        </w:rPr>
        <w:t xml:space="preserve">   |   Einheit: </w:t>
      </w:r>
      <w:r>
        <w:rPr>
          <w:sz w:val="20"/>
        </w:rPr>
        <w:t>Stimmen</w:t>
      </w:r>
    </w:p>
    <w:p w14:paraId="652B7A47" w14:textId="77777777" w:rsidR="00BF5CC2" w:rsidRDefault="00377176">
      <w:pPr>
        <w:keepLines/>
        <w:rPr>
          <w:sz w:val="18"/>
        </w:rPr>
      </w:pPr>
      <w:r>
        <w:t>Anzahl Stimmen ohne Antwort auf die betreffende Geschäftskomponente aus countOfVotesWithoutAnswer. Separat von stimmzettel_leer geführt und bei der Prüfung der gültigen Stimmzettel berücksichtigt. Ein nicht gelieferter Wert bleibt leer; nur ein ausdrücklich gelieferter Wert 0 wird als 0 ausgegeben.</w:t>
      </w:r>
    </w:p>
    <w:sectPr w:rsidR="00BF5CC2">
      <w:footerReference w:type="even" r:id="rId12"/>
      <w:footerReference w:type="default" r:id="rId13"/>
      <w:footerReference w:type="first" r:id="rId14"/>
      <w:pgSz w:w="12240" w:h="15840"/>
      <w:pgMar w:top="1008" w:right="1152" w:bottom="1008" w:left="1152" w:header="0" w:footer="432"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von Roll Pascale" w:date="2026-10-02T08:28:00Z" w:initials="Pv">
    <w:p w14:paraId="32C870EA" w14:textId="77777777" w:rsidR="001328AA" w:rsidRDefault="001328AA" w:rsidP="001328AA">
      <w:pPr>
        <w:pStyle w:val="Kommentartext"/>
      </w:pPr>
      <w:r>
        <w:rPr>
          <w:rStyle w:val="Kommentarzeichen"/>
        </w:rPr>
        <w:annotationRef/>
      </w:r>
      <w:r>
        <w:t>Evt. streichen</w:t>
      </w:r>
    </w:p>
  </w:comment>
  <w:comment w:id="5" w:author="von Roll Pascale" w:date="2026-10-02T08:31:00Z" w:initials="Pv">
    <w:p w14:paraId="16F681A4" w14:textId="77777777" w:rsidR="001328AA" w:rsidRDefault="001328AA" w:rsidP="001328AA">
      <w:pPr>
        <w:pStyle w:val="Kommentartext"/>
      </w:pPr>
      <w:r>
        <w:rPr>
          <w:rStyle w:val="Kommentarzeichen"/>
        </w:rPr>
        <w:annotationRef/>
      </w:r>
      <w:r>
        <w:t>Evt. streichen oder wenn möglich nicht anzeigen. Diese Infos bringen m.E. keinen statistischen Mehrwert.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C870EA" w15:done="0"/>
  <w15:commentEx w15:paraId="16F681A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A38CCC" w16cex:dateUtc="2026-10-02T06:28:00Z"/>
  <w16cex:commentExtensible w16cex:durableId="059F874D" w16cex:dateUtc="2026-10-02T06: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C870EA" w16cid:durableId="27A38CCC"/>
  <w16cid:commentId w16cid:paraId="16F681A4" w16cid:durableId="059F874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23B57" w14:textId="77777777" w:rsidR="00377176" w:rsidRDefault="00377176">
      <w:pPr>
        <w:spacing w:after="0" w:line="240" w:lineRule="auto"/>
      </w:pPr>
      <w:r>
        <w:separator/>
      </w:r>
    </w:p>
  </w:endnote>
  <w:endnote w:type="continuationSeparator" w:id="0">
    <w:p w14:paraId="3FCA6EC2" w14:textId="77777777" w:rsidR="00377176" w:rsidRDefault="003771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charset w:val="01"/>
    <w:family w:val="swiss"/>
    <w:pitch w:val="variable"/>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843E8" w14:textId="77777777" w:rsidR="00BF5CC2" w:rsidRDefault="00BF5CC2">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C1BA0" w14:textId="77777777" w:rsidR="00BF5CC2" w:rsidRDefault="00377176">
    <w:pPr>
      <w:pStyle w:val="Fuzeile"/>
      <w:jc w:val="right"/>
    </w:pPr>
    <w:r>
      <w:rPr>
        <w:sz w:val="18"/>
      </w:rPr>
      <w:t xml:space="preserve">Seite </w:t>
    </w:r>
    <w:r>
      <w:fldChar w:fldCharType="begin"/>
    </w:r>
    <w:r>
      <w:instrText xml:space="preserve"> PAGE </w:instrText>
    </w:r>
    <w:r>
      <w:fldChar w:fldCharType="separate"/>
    </w:r>
    <w: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DC551" w14:textId="77777777" w:rsidR="00BF5CC2" w:rsidRDefault="00377176">
    <w:pPr>
      <w:pStyle w:val="Fuzeile"/>
      <w:jc w:val="right"/>
    </w:pPr>
    <w:r>
      <w:rPr>
        <w:sz w:val="18"/>
      </w:rPr>
      <w:t xml:space="preserve">Seite </w:t>
    </w:r>
    <w:r>
      <w:fldChar w:fldCharType="begin"/>
    </w:r>
    <w:r>
      <w:instrText xml:space="preserve"> PAGE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D0015" w14:textId="77777777" w:rsidR="00377176" w:rsidRDefault="00377176">
      <w:pPr>
        <w:spacing w:after="0" w:line="240" w:lineRule="auto"/>
      </w:pPr>
      <w:r>
        <w:separator/>
      </w:r>
    </w:p>
  </w:footnote>
  <w:footnote w:type="continuationSeparator" w:id="0">
    <w:p w14:paraId="1BD9C326" w14:textId="77777777" w:rsidR="00377176" w:rsidRDefault="003771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A1B15"/>
    <w:multiLevelType w:val="multilevel"/>
    <w:tmpl w:val="3782E602"/>
    <w:lvl w:ilvl="0">
      <w:start w:val="1"/>
      <w:numFmt w:val="bullet"/>
      <w:pStyle w:val="Aufzhlungszeichen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41D5AFD"/>
    <w:multiLevelType w:val="multilevel"/>
    <w:tmpl w:val="C9765BBC"/>
    <w:lvl w:ilvl="0">
      <w:start w:val="1"/>
      <w:numFmt w:val="decimal"/>
      <w:pStyle w:val="Listennumm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E822575"/>
    <w:multiLevelType w:val="multilevel"/>
    <w:tmpl w:val="80D03D82"/>
    <w:lvl w:ilvl="0">
      <w:start w:val="1"/>
      <w:numFmt w:val="decimal"/>
      <w:pStyle w:val="Listennumm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479B3ED3"/>
    <w:multiLevelType w:val="multilevel"/>
    <w:tmpl w:val="DCE6EDD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5B3B26CB"/>
    <w:multiLevelType w:val="multilevel"/>
    <w:tmpl w:val="F09C2946"/>
    <w:lvl w:ilvl="0">
      <w:start w:val="1"/>
      <w:numFmt w:val="decimal"/>
      <w:pStyle w:val="Listennumm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F107B1D"/>
    <w:multiLevelType w:val="multilevel"/>
    <w:tmpl w:val="C9D8129A"/>
    <w:lvl w:ilvl="0">
      <w:start w:val="1"/>
      <w:numFmt w:val="bullet"/>
      <w:pStyle w:val="Aufzhlungszeichen"/>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4D55BAD"/>
    <w:multiLevelType w:val="multilevel"/>
    <w:tmpl w:val="900481CC"/>
    <w:lvl w:ilvl="0">
      <w:start w:val="1"/>
      <w:numFmt w:val="bullet"/>
      <w:pStyle w:val="Aufzhlungszeichen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727649253">
    <w:abstractNumId w:val="5"/>
  </w:num>
  <w:num w:numId="2" w16cid:durableId="203640014">
    <w:abstractNumId w:val="6"/>
  </w:num>
  <w:num w:numId="3" w16cid:durableId="1115903563">
    <w:abstractNumId w:val="0"/>
  </w:num>
  <w:num w:numId="4" w16cid:durableId="934023806">
    <w:abstractNumId w:val="2"/>
  </w:num>
  <w:num w:numId="5" w16cid:durableId="1849441441">
    <w:abstractNumId w:val="4"/>
  </w:num>
  <w:num w:numId="6" w16cid:durableId="355891852">
    <w:abstractNumId w:val="1"/>
  </w:num>
  <w:num w:numId="7" w16cid:durableId="141573973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on Roll Pascale">
    <w15:presenceInfo w15:providerId="AD" w15:userId="S::Pascale.vonRoll@sk.so.ch::7b93a587-4772-4dfd-abd3-20e37dd631f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CC2"/>
    <w:rsid w:val="001277E9"/>
    <w:rsid w:val="001328AA"/>
    <w:rsid w:val="001D5797"/>
    <w:rsid w:val="00377176"/>
    <w:rsid w:val="00BF5CC2"/>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4FCA9"/>
  <w15:docId w15:val="{9F572BB5-3B89-4775-BD67-51515500B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254" w:lineRule="auto"/>
    </w:pPr>
    <w:rPr>
      <w:rFonts w:ascii="Arial" w:hAnsi="Arial"/>
      <w:lang w:val="de-CH"/>
    </w:rPr>
  </w:style>
  <w:style w:type="paragraph" w:styleId="berschrift1">
    <w:name w:val="heading 1"/>
    <w:basedOn w:val="Standard"/>
    <w:next w:val="Standard"/>
    <w:link w:val="berschrift1Zchn"/>
    <w:uiPriority w:val="9"/>
    <w:qFormat/>
    <w:rsid w:val="00FC693F"/>
    <w:pPr>
      <w:keepNext/>
      <w:keepLines/>
      <w:spacing w:before="240" w:after="100"/>
      <w:outlineLvl w:val="0"/>
    </w:pPr>
    <w:rPr>
      <w:rFonts w:asciiTheme="majorHAnsi" w:eastAsiaTheme="majorEastAsia" w:hAnsiTheme="majorHAnsi" w:cstheme="majorBidi"/>
      <w:b/>
      <w:bCs/>
      <w:color w:val="000000"/>
      <w:sz w:val="30"/>
      <w:szCs w:val="28"/>
    </w:rPr>
  </w:style>
  <w:style w:type="paragraph" w:styleId="berschrift2">
    <w:name w:val="heading 2"/>
    <w:basedOn w:val="Standard"/>
    <w:next w:val="Standard"/>
    <w:link w:val="berschrift2Zchn"/>
    <w:uiPriority w:val="9"/>
    <w:unhideWhenUsed/>
    <w:qFormat/>
    <w:rsid w:val="00FC693F"/>
    <w:pPr>
      <w:keepNext/>
      <w:keepLines/>
      <w:spacing w:before="160" w:after="100"/>
      <w:outlineLvl w:val="1"/>
    </w:pPr>
    <w:rPr>
      <w:rFonts w:asciiTheme="majorHAnsi" w:eastAsiaTheme="majorEastAsia" w:hAnsiTheme="majorHAnsi" w:cstheme="majorBidi"/>
      <w:b/>
      <w:bCs/>
      <w:color w:val="000000"/>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KopfzeileZchn">
    <w:name w:val="Kopfzeile Zchn"/>
    <w:basedOn w:val="Absatz-Standardschriftart"/>
    <w:link w:val="Kopfzeile"/>
    <w:uiPriority w:val="99"/>
    <w:rsid w:val="00E618BF"/>
  </w:style>
  <w:style w:type="character" w:customStyle="1" w:styleId="FuzeileZchn">
    <w:name w:val="Fußzeile Zchn"/>
    <w:basedOn w:val="Absatz-Standardschriftart"/>
    <w:link w:val="Fuzeile"/>
    <w:uiPriority w:val="99"/>
    <w:rsid w:val="00E618BF"/>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
      <w:sz w:val="52"/>
      <w:szCs w:val="52"/>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character" w:customStyle="1" w:styleId="TextkrperZchn">
    <w:name w:val="Textkörper Zchn"/>
    <w:basedOn w:val="Absatz-Standardschriftart"/>
    <w:link w:val="Textkrper"/>
    <w:uiPriority w:val="99"/>
    <w:rsid w:val="00AA1D8D"/>
  </w:style>
  <w:style w:type="character" w:customStyle="1" w:styleId="Textkrper2Zchn">
    <w:name w:val="Textkörper 2 Zchn"/>
    <w:basedOn w:val="Absatz-Standardschriftart"/>
    <w:link w:val="Textkrper2"/>
    <w:uiPriority w:val="99"/>
    <w:rsid w:val="00AA1D8D"/>
  </w:style>
  <w:style w:type="character" w:customStyle="1" w:styleId="Textkrper3Zchn">
    <w:name w:val="Textkörper 3 Zchn"/>
    <w:basedOn w:val="Absatz-Standardschriftart"/>
    <w:link w:val="Textkrper3"/>
    <w:uiPriority w:val="99"/>
    <w:rsid w:val="00AA1D8D"/>
    <w:rPr>
      <w:sz w:val="16"/>
      <w:szCs w:val="16"/>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customStyle="1" w:styleId="Heading">
    <w:name w:val="Heading"/>
    <w:basedOn w:val="Standard"/>
    <w:next w:val="Textkrper"/>
    <w:pPr>
      <w:keepNext/>
      <w:spacing w:before="240"/>
    </w:pPr>
    <w:rPr>
      <w:rFonts w:ascii="Liberation Sans" w:eastAsia="Arial Unicode MS" w:hAnsi="Liberation Sans" w:cs="Arial Unicode MS"/>
      <w:sz w:val="28"/>
      <w:szCs w:val="28"/>
    </w:rPr>
  </w:style>
  <w:style w:type="paragraph" w:styleId="Textkrper">
    <w:name w:val="Body Text"/>
    <w:basedOn w:val="Standard"/>
    <w:link w:val="TextkrperZchn"/>
    <w:uiPriority w:val="99"/>
    <w:unhideWhenUsed/>
    <w:rsid w:val="00AA1D8D"/>
  </w:style>
  <w:style w:type="paragraph" w:styleId="Liste">
    <w:name w:val="List"/>
    <w:basedOn w:val="Standard"/>
    <w:uiPriority w:val="99"/>
    <w:unhideWhenUsed/>
    <w:rsid w:val="00AA1D8D"/>
    <w:pPr>
      <w:ind w:left="360" w:hanging="360"/>
      <w:contextualSpacing/>
    </w:p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Standard"/>
    <w:pPr>
      <w:suppressLineNumbers/>
    </w:pPr>
    <w:rPr>
      <w:rFonts w:cs="Arial Unicode MS"/>
    </w:rPr>
  </w:style>
  <w:style w:type="paragraph" w:customStyle="1" w:styleId="HeaderandFooter">
    <w:name w:val="Header and Footer"/>
    <w:basedOn w:val="Standar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paragraph" w:styleId="KeinLeerraum">
    <w:name w:val="No Spacing"/>
    <w:uiPriority w:val="1"/>
    <w:qFormat/>
    <w:rsid w:val="00FC693F"/>
  </w:style>
  <w:style w:type="paragraph" w:styleId="Titel">
    <w:name w:val="Title"/>
    <w:basedOn w:val="Standard"/>
    <w:next w:val="Standard"/>
    <w:link w:val="TitelZchn"/>
    <w:uiPriority w:val="10"/>
    <w:qFormat/>
    <w:rsid w:val="00FC693F"/>
    <w:pPr>
      <w:spacing w:before="160" w:after="100" w:line="240" w:lineRule="auto"/>
      <w:contextualSpacing/>
    </w:pPr>
    <w:rPr>
      <w:rFonts w:asciiTheme="majorHAnsi" w:eastAsiaTheme="majorEastAsia" w:hAnsiTheme="majorHAnsi" w:cstheme="majorBidi"/>
      <w:b/>
      <w:color w:val="000000"/>
      <w:spacing w:val="5"/>
      <w:kern w:val="2"/>
      <w:sz w:val="46"/>
      <w:szCs w:val="52"/>
    </w:rPr>
  </w:style>
  <w:style w:type="paragraph" w:styleId="Untertitel">
    <w:name w:val="Subtitle"/>
    <w:basedOn w:val="Standard"/>
    <w:next w:val="Standard"/>
    <w:link w:val="UntertitelZchn"/>
    <w:uiPriority w:val="11"/>
    <w:qFormat/>
    <w:rsid w:val="00FC693F"/>
    <w:pPr>
      <w:spacing w:before="160" w:after="100"/>
    </w:pPr>
    <w:rPr>
      <w:rFonts w:asciiTheme="majorHAnsi" w:eastAsiaTheme="majorEastAsia" w:hAnsiTheme="majorHAnsi" w:cstheme="majorBidi"/>
      <w:i/>
      <w:iCs/>
      <w:color w:val="000000"/>
      <w:spacing w:val="15"/>
      <w:sz w:val="24"/>
      <w:szCs w:val="24"/>
    </w:rPr>
  </w:style>
  <w:style w:type="paragraph" w:styleId="Listenabsatz">
    <w:name w:val="List Paragraph"/>
    <w:basedOn w:val="Standard"/>
    <w:uiPriority w:val="34"/>
    <w:qFormat/>
    <w:rsid w:val="00FC693F"/>
    <w:pPr>
      <w:ind w:left="720"/>
      <w:contextualSpacing/>
    </w:pPr>
  </w:style>
  <w:style w:type="paragraph" w:styleId="Textkrper2">
    <w:name w:val="Body Text 2"/>
    <w:basedOn w:val="Standard"/>
    <w:link w:val="Textkrper2Zchn"/>
    <w:uiPriority w:val="99"/>
    <w:unhideWhenUsed/>
    <w:rsid w:val="00AA1D8D"/>
    <w:pPr>
      <w:spacing w:line="480" w:lineRule="auto"/>
    </w:pPr>
  </w:style>
  <w:style w:type="paragraph" w:styleId="Textkrper3">
    <w:name w:val="Body Text 3"/>
    <w:basedOn w:val="Standard"/>
    <w:link w:val="Textkrper3Zchn"/>
    <w:uiPriority w:val="99"/>
    <w:unhideWhenUsed/>
    <w:rsid w:val="00AA1D8D"/>
    <w:rPr>
      <w:sz w:val="16"/>
      <w:szCs w:val="16"/>
    </w:r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4"/>
      </w:numPr>
      <w:contextualSpacing/>
    </w:pPr>
  </w:style>
  <w:style w:type="paragraph" w:styleId="Listennummer2">
    <w:name w:val="List Number 2"/>
    <w:basedOn w:val="Standard"/>
    <w:uiPriority w:val="99"/>
    <w:unhideWhenUsed/>
    <w:rsid w:val="0029639D"/>
    <w:pPr>
      <w:numPr>
        <w:numId w:val="5"/>
      </w:numPr>
      <w:contextualSpacing/>
    </w:pPr>
  </w:style>
  <w:style w:type="paragraph" w:styleId="Listennummer3">
    <w:name w:val="List Number 3"/>
    <w:basedOn w:val="Standard"/>
    <w:uiPriority w:val="99"/>
    <w:unhideWhenUsed/>
    <w:rsid w:val="0029639D"/>
    <w:pPr>
      <w:numPr>
        <w:numId w:val="6"/>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berschrift">
    <w:name w:val="index heading"/>
    <w:basedOn w:val="Heading"/>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erarbeitung">
    <w:name w:val="Revision"/>
    <w:hidden/>
    <w:uiPriority w:val="99"/>
    <w:semiHidden/>
    <w:rsid w:val="001328AA"/>
    <w:pPr>
      <w:suppressAutoHyphens w:val="0"/>
    </w:pPr>
    <w:rPr>
      <w:rFonts w:ascii="Arial" w:hAnsi="Arial"/>
      <w:lang w:val="de-CH"/>
    </w:rPr>
  </w:style>
  <w:style w:type="character" w:styleId="Hyperlink">
    <w:name w:val="Hyperlink"/>
    <w:basedOn w:val="Absatz-Standardschriftart"/>
    <w:uiPriority w:val="99"/>
    <w:unhideWhenUsed/>
    <w:rsid w:val="001328AA"/>
    <w:rPr>
      <w:color w:val="0000FF" w:themeColor="hyperlink"/>
      <w:u w:val="single"/>
    </w:rPr>
  </w:style>
  <w:style w:type="character" w:styleId="NichtaufgelsteErwhnung">
    <w:name w:val="Unresolved Mention"/>
    <w:basedOn w:val="Absatz-Standardschriftart"/>
    <w:uiPriority w:val="99"/>
    <w:semiHidden/>
    <w:unhideWhenUsed/>
    <w:rsid w:val="001328AA"/>
    <w:rPr>
      <w:color w:val="605E5C"/>
      <w:shd w:val="clear" w:color="auto" w:fill="E1DFDD"/>
    </w:rPr>
  </w:style>
  <w:style w:type="character" w:styleId="Kommentarzeichen">
    <w:name w:val="annotation reference"/>
    <w:basedOn w:val="Absatz-Standardschriftart"/>
    <w:uiPriority w:val="99"/>
    <w:semiHidden/>
    <w:unhideWhenUsed/>
    <w:rsid w:val="001328AA"/>
    <w:rPr>
      <w:sz w:val="16"/>
      <w:szCs w:val="16"/>
    </w:rPr>
  </w:style>
  <w:style w:type="paragraph" w:styleId="Kommentartext">
    <w:name w:val="annotation text"/>
    <w:basedOn w:val="Standard"/>
    <w:link w:val="KommentartextZchn"/>
    <w:uiPriority w:val="99"/>
    <w:unhideWhenUsed/>
    <w:rsid w:val="001328AA"/>
    <w:pPr>
      <w:spacing w:line="240" w:lineRule="auto"/>
    </w:pPr>
    <w:rPr>
      <w:sz w:val="20"/>
      <w:szCs w:val="20"/>
    </w:rPr>
  </w:style>
  <w:style w:type="character" w:customStyle="1" w:styleId="KommentartextZchn">
    <w:name w:val="Kommentartext Zchn"/>
    <w:basedOn w:val="Absatz-Standardschriftart"/>
    <w:link w:val="Kommentartext"/>
    <w:uiPriority w:val="99"/>
    <w:rsid w:val="001328AA"/>
    <w:rPr>
      <w:rFonts w:ascii="Arial" w:hAnsi="Arial"/>
      <w:sz w:val="20"/>
      <w:szCs w:val="20"/>
      <w:lang w:val="de-CH"/>
    </w:rPr>
  </w:style>
  <w:style w:type="paragraph" w:styleId="Kommentarthema">
    <w:name w:val="annotation subject"/>
    <w:basedOn w:val="Kommentartext"/>
    <w:next w:val="Kommentartext"/>
    <w:link w:val="KommentarthemaZchn"/>
    <w:uiPriority w:val="99"/>
    <w:semiHidden/>
    <w:unhideWhenUsed/>
    <w:rsid w:val="001328AA"/>
    <w:rPr>
      <w:b/>
      <w:bCs/>
    </w:rPr>
  </w:style>
  <w:style w:type="character" w:customStyle="1" w:styleId="KommentarthemaZchn">
    <w:name w:val="Kommentarthema Zchn"/>
    <w:basedOn w:val="KommentartextZchn"/>
    <w:link w:val="Kommentarthema"/>
    <w:uiPriority w:val="99"/>
    <w:semiHidden/>
    <w:rsid w:val="001328AA"/>
    <w:rPr>
      <w:rFonts w:ascii="Arial" w:hAnsi="Arial"/>
      <w:b/>
      <w:bCs/>
      <w:sz w:val="20"/>
      <w:szCs w:val="20"/>
      <w:lang w:val="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1725</Words>
  <Characters>10874</Characters>
  <Application>Microsoft Office Word</Application>
  <DocSecurity>0</DocSecurity>
  <Lines>90</Lines>
  <Paragraphs>25</Paragraphs>
  <ScaleCrop>false</ScaleCrop>
  <Company>Amt fuer Informatik und Organisation</Company>
  <LinksUpToDate>false</LinksUpToDate>
  <CharactersWithSpaces>12574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Abstimmungsresultate nach Gemeinde zur fachlichen Prüfung</dc:title>
  <dc:subject>Datensatzbeschreibung und Datenfelder für die Rückmeldung des Datenherrn</dc:subject>
  <dc:creator>von Roll Pascale</dc:creator>
  <dc:description>generated by python-docx</dc:description>
  <cp:lastModifiedBy>von Roll Pascale</cp:lastModifiedBy>
  <cp:revision>3</cp:revision>
  <dcterms:created xsi:type="dcterms:W3CDTF">2026-10-02T06:25:00Z</dcterms:created>
  <dcterms:modified xsi:type="dcterms:W3CDTF">2026-10-02T06:31:00Z</dcterms:modified>
  <dc:language>en-US</dc:language>
</cp:coreProperties>
</file>